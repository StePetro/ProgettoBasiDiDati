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olors1.xml" ContentType="application/vnd.ms-office.chartcolorstyle+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CE9" w:rsidRDefault="004B6A22" w:rsidP="00CA4688">
      <w:pPr>
        <w:pStyle w:val="Title"/>
        <w:jc w:val="both"/>
      </w:pPr>
      <w:r w:rsidRPr="004B6A22">
        <w:rPr>
          <w:noProof/>
          <w:lang w:eastAsia="it-IT"/>
        </w:rPr>
        <w:drawing>
          <wp:anchor distT="0" distB="0" distL="114300" distR="114300" simplePos="0" relativeHeight="251656192" behindDoc="0" locked="0" layoutInCell="1" allowOverlap="1" wp14:anchorId="368F2D3E" wp14:editId="2DC77DF7">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CE9" w:rsidRPr="00830CE9" w:rsidRDefault="00830CE9" w:rsidP="00830CE9"/>
    <w:p w:rsidR="00830CE9" w:rsidRPr="00342D00" w:rsidRDefault="004B6A22" w:rsidP="00342D00">
      <w:pPr>
        <w:pStyle w:val="Subtitle"/>
        <w:jc w:val="center"/>
        <w:rPr>
          <w:sz w:val="32"/>
          <w:szCs w:val="32"/>
        </w:rPr>
      </w:pPr>
      <w:r w:rsidRPr="004B6A22">
        <w:rPr>
          <w:sz w:val="32"/>
          <w:szCs w:val="32"/>
        </w:rPr>
        <w:t>Università di Pisa</w:t>
      </w:r>
      <w:r w:rsidRPr="004B6A22">
        <w:rPr>
          <w:sz w:val="32"/>
          <w:szCs w:val="32"/>
        </w:rPr>
        <w:br/>
        <w:t>Corso di laurea in Ingegneria Informatica</w:t>
      </w:r>
    </w:p>
    <w:p w:rsidR="00830CE9" w:rsidRDefault="00830CE9" w:rsidP="004B6A22">
      <w:pPr>
        <w:jc w:val="center"/>
      </w:pPr>
    </w:p>
    <w:p w:rsidR="00342D00" w:rsidRDefault="00342D00" w:rsidP="004B6A22">
      <w:pPr>
        <w:jc w:val="center"/>
      </w:pPr>
    </w:p>
    <w:p w:rsidR="004B6A22" w:rsidRPr="007C2310" w:rsidRDefault="004B6A22" w:rsidP="004B6A22">
      <w:pPr>
        <w:pStyle w:val="Subtitle"/>
        <w:jc w:val="center"/>
        <w:rPr>
          <w:b/>
          <w:sz w:val="32"/>
          <w:szCs w:val="28"/>
        </w:rPr>
      </w:pPr>
      <w:r w:rsidRPr="007C2310">
        <w:rPr>
          <w:b/>
          <w:sz w:val="32"/>
          <w:szCs w:val="28"/>
        </w:rPr>
        <w:t>Documentazione del progetto</w:t>
      </w:r>
      <w:r w:rsidRPr="007C2310">
        <w:rPr>
          <w:b/>
          <w:sz w:val="32"/>
          <w:szCs w:val="28"/>
        </w:rPr>
        <w:br/>
        <w:t>per il corso di Basi di Dati</w:t>
      </w:r>
    </w:p>
    <w:p w:rsidR="004B6A22" w:rsidRDefault="004B6A22" w:rsidP="004B6A22">
      <w:pPr>
        <w:jc w:val="center"/>
      </w:pPr>
    </w:p>
    <w:p w:rsidR="00342D00" w:rsidRDefault="00342D00" w:rsidP="004B6A22">
      <w:pPr>
        <w:jc w:val="center"/>
      </w:pPr>
    </w:p>
    <w:p w:rsidR="004B6A22" w:rsidRPr="004B6A22" w:rsidRDefault="004B6A22" w:rsidP="004B6A22">
      <w:pPr>
        <w:pStyle w:val="Subtitle"/>
        <w:jc w:val="center"/>
        <w:rPr>
          <w:sz w:val="32"/>
          <w:szCs w:val="32"/>
        </w:rPr>
      </w:pPr>
      <w:r w:rsidRPr="004B6A22">
        <w:rPr>
          <w:sz w:val="32"/>
          <w:szCs w:val="32"/>
        </w:rPr>
        <w:t>Anno Accademico 2016-2017</w:t>
      </w:r>
    </w:p>
    <w:p w:rsidR="004B6A22" w:rsidRDefault="004B6A22" w:rsidP="004B6A22"/>
    <w:p w:rsidR="00342D00" w:rsidRPr="00342D00" w:rsidRDefault="00830CE9" w:rsidP="007B40C0">
      <w:pPr>
        <w:pStyle w:val="Subtitle"/>
        <w:tabs>
          <w:tab w:val="left" w:pos="5805"/>
        </w:tabs>
        <w:jc w:val="center"/>
      </w:pPr>
      <w:r>
        <w:t>Luca barsellotti</w:t>
      </w:r>
      <w:r w:rsidR="004B6A22">
        <w:t xml:space="preserve">, </w:t>
      </w:r>
      <w:r>
        <w:t>stefano petrocchi</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rsidR="009D376A" w:rsidRPr="000466BE" w:rsidRDefault="009D376A">
          <w:pPr>
            <w:pStyle w:val="TOCHeading"/>
          </w:pPr>
          <w:r w:rsidRPr="000466BE">
            <w:t>Sommario</w:t>
          </w:r>
        </w:p>
        <w:p w:rsidR="00897D4B" w:rsidRPr="00897D4B" w:rsidRDefault="009D376A">
          <w:pPr>
            <w:pStyle w:val="TOC1"/>
            <w:rPr>
              <w:rFonts w:asciiTheme="minorHAnsi" w:hAnsiTheme="minorHAnsi"/>
              <w:noProof/>
              <w:sz w:val="20"/>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498878127" w:history="1">
            <w:r w:rsidR="00897D4B" w:rsidRPr="00897D4B">
              <w:rPr>
                <w:rStyle w:val="Hyperlink"/>
                <w:noProof/>
                <w:sz w:val="20"/>
              </w:rPr>
              <w:t>Analisi delle specifiche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_Toc498878127 \h </w:instrText>
            </w:r>
            <w:r w:rsidR="00897D4B" w:rsidRPr="00897D4B">
              <w:rPr>
                <w:noProof/>
                <w:webHidden/>
                <w:sz w:val="20"/>
              </w:rPr>
            </w:r>
            <w:r w:rsidR="00897D4B" w:rsidRPr="00897D4B">
              <w:rPr>
                <w:noProof/>
                <w:webHidden/>
                <w:sz w:val="20"/>
              </w:rPr>
              <w:fldChar w:fldCharType="separate"/>
            </w:r>
            <w:r w:rsidR="00694387">
              <w:rPr>
                <w:noProof/>
                <w:webHidden/>
                <w:sz w:val="20"/>
              </w:rPr>
              <w:t>4</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28" w:history="1">
            <w:r w:rsidR="00897D4B" w:rsidRPr="00897D4B">
              <w:rPr>
                <w:rStyle w:val="Hyperlink"/>
                <w:noProof/>
                <w:sz w:val="20"/>
              </w:rPr>
              <w:t>Livello di usura dei macchinari (2.2.1)</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_Toc498878128 \h </w:instrText>
            </w:r>
            <w:r w:rsidR="00897D4B" w:rsidRPr="00897D4B">
              <w:rPr>
                <w:noProof/>
                <w:webHidden/>
                <w:sz w:val="20"/>
              </w:rPr>
            </w:r>
            <w:r w:rsidR="00897D4B" w:rsidRPr="00897D4B">
              <w:rPr>
                <w:noProof/>
                <w:webHidden/>
                <w:sz w:val="20"/>
              </w:rPr>
              <w:fldChar w:fldCharType="separate"/>
            </w:r>
            <w:r w:rsidR="00694387">
              <w:rPr>
                <w:noProof/>
                <w:webHidden/>
                <w:sz w:val="20"/>
              </w:rPr>
              <w:t>4</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29" w:history="1">
            <w:r w:rsidR="00897D4B" w:rsidRPr="00897D4B">
              <w:rPr>
                <w:rStyle w:val="Hyperlink"/>
                <w:noProof/>
                <w:sz w:val="20"/>
              </w:rPr>
              <w:t>Scala dei valori relativi al potenziamento muscolare (2.2.3)</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_Toc498878129 \h </w:instrText>
            </w:r>
            <w:r w:rsidR="00897D4B" w:rsidRPr="00897D4B">
              <w:rPr>
                <w:noProof/>
                <w:webHidden/>
                <w:sz w:val="20"/>
              </w:rPr>
            </w:r>
            <w:r w:rsidR="00897D4B" w:rsidRPr="00897D4B">
              <w:rPr>
                <w:noProof/>
                <w:webHidden/>
                <w:sz w:val="20"/>
              </w:rPr>
              <w:fldChar w:fldCharType="separate"/>
            </w:r>
            <w:r w:rsidR="00694387">
              <w:rPr>
                <w:noProof/>
                <w:webHidden/>
                <w:sz w:val="20"/>
              </w:rPr>
              <w:t>4</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30" w:history="1">
            <w:r w:rsidR="00897D4B" w:rsidRPr="00897D4B">
              <w:rPr>
                <w:rStyle w:val="Hyperlink"/>
                <w:noProof/>
                <w:sz w:val="20"/>
              </w:rPr>
              <w:t>Metrica per la misurazione delle performance del cliente (2.3.6 e 2.5.2)</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_Toc498878130 \h </w:instrText>
            </w:r>
            <w:r w:rsidR="00897D4B" w:rsidRPr="00897D4B">
              <w:rPr>
                <w:noProof/>
                <w:webHidden/>
                <w:sz w:val="20"/>
              </w:rPr>
            </w:r>
            <w:r w:rsidR="00897D4B" w:rsidRPr="00897D4B">
              <w:rPr>
                <w:noProof/>
                <w:webHidden/>
                <w:sz w:val="20"/>
              </w:rPr>
              <w:fldChar w:fldCharType="separate"/>
            </w:r>
            <w:r w:rsidR="00694387">
              <w:rPr>
                <w:noProof/>
                <w:webHidden/>
                <w:sz w:val="20"/>
              </w:rPr>
              <w:t>4</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31" w:history="1">
            <w:r w:rsidR="00897D4B" w:rsidRPr="00897D4B">
              <w:rPr>
                <w:rStyle w:val="Hyperlink"/>
                <w:noProof/>
                <w:sz w:val="20"/>
              </w:rPr>
              <w:t>Politica di attribuzione della credibilità di un utente (2.4.1)</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_Toc498878131 \h </w:instrText>
            </w:r>
            <w:r w:rsidR="00897D4B" w:rsidRPr="00897D4B">
              <w:rPr>
                <w:noProof/>
                <w:webHidden/>
                <w:sz w:val="20"/>
              </w:rPr>
            </w:r>
            <w:r w:rsidR="00897D4B" w:rsidRPr="00897D4B">
              <w:rPr>
                <w:noProof/>
                <w:webHidden/>
                <w:sz w:val="20"/>
              </w:rPr>
              <w:fldChar w:fldCharType="separate"/>
            </w:r>
            <w:r w:rsidR="00694387">
              <w:rPr>
                <w:noProof/>
                <w:webHidden/>
                <w:sz w:val="20"/>
              </w:rPr>
              <w:t>5</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32" w:history="1">
            <w:r w:rsidR="00897D4B" w:rsidRPr="00897D4B">
              <w:rPr>
                <w:rStyle w:val="Hyperlink"/>
                <w:noProof/>
                <w:sz w:val="20"/>
              </w:rPr>
              <w:t>Suggerimento per la creazione di una cerchia (2.4.2)</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_Toc498878132 \h </w:instrText>
            </w:r>
            <w:r w:rsidR="00897D4B" w:rsidRPr="00897D4B">
              <w:rPr>
                <w:noProof/>
                <w:webHidden/>
                <w:sz w:val="20"/>
              </w:rPr>
            </w:r>
            <w:r w:rsidR="00897D4B" w:rsidRPr="00897D4B">
              <w:rPr>
                <w:noProof/>
                <w:webHidden/>
                <w:sz w:val="20"/>
              </w:rPr>
              <w:fldChar w:fldCharType="separate"/>
            </w:r>
            <w:r w:rsidR="00694387">
              <w:rPr>
                <w:noProof/>
                <w:webHidden/>
                <w:sz w:val="20"/>
              </w:rPr>
              <w:t>5</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33" w:history="1">
            <w:r w:rsidR="00897D4B" w:rsidRPr="00897D4B">
              <w:rPr>
                <w:rStyle w:val="Hyperlink"/>
                <w:noProof/>
                <w:sz w:val="20"/>
              </w:rPr>
              <w:t>Valutazione dello sforzo psicofisico (2.4.3)</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_Toc498878133 \h </w:instrText>
            </w:r>
            <w:r w:rsidR="00897D4B" w:rsidRPr="00897D4B">
              <w:rPr>
                <w:noProof/>
                <w:webHidden/>
                <w:sz w:val="20"/>
              </w:rPr>
            </w:r>
            <w:r w:rsidR="00897D4B" w:rsidRPr="00897D4B">
              <w:rPr>
                <w:noProof/>
                <w:webHidden/>
                <w:sz w:val="20"/>
              </w:rPr>
              <w:fldChar w:fldCharType="separate"/>
            </w:r>
            <w:r w:rsidR="00694387">
              <w:rPr>
                <w:noProof/>
                <w:webHidden/>
                <w:sz w:val="20"/>
              </w:rPr>
              <w:t>6</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34" w:history="1">
            <w:r w:rsidR="00897D4B" w:rsidRPr="00897D4B">
              <w:rPr>
                <w:rStyle w:val="Hyperlink"/>
                <w:noProof/>
                <w:sz w:val="20"/>
              </w:rPr>
              <w:t>Rotazione del magazzino e promozioni (2.5.3)</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_Toc498878134 \h </w:instrText>
            </w:r>
            <w:r w:rsidR="00897D4B" w:rsidRPr="00897D4B">
              <w:rPr>
                <w:noProof/>
                <w:webHidden/>
                <w:sz w:val="20"/>
              </w:rPr>
            </w:r>
            <w:r w:rsidR="00897D4B" w:rsidRPr="00897D4B">
              <w:rPr>
                <w:noProof/>
                <w:webHidden/>
                <w:sz w:val="20"/>
              </w:rPr>
              <w:fldChar w:fldCharType="separate"/>
            </w:r>
            <w:r w:rsidR="00694387">
              <w:rPr>
                <w:noProof/>
                <w:webHidden/>
                <w:sz w:val="20"/>
              </w:rPr>
              <w:t>6</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35" w:history="1">
            <w:r w:rsidR="00897D4B" w:rsidRPr="00897D4B">
              <w:rPr>
                <w:rStyle w:val="Hyperlink"/>
                <w:noProof/>
                <w:sz w:val="20"/>
              </w:rPr>
              <w:t>Progettazione concettuale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_Toc498878135 \h </w:instrText>
            </w:r>
            <w:r w:rsidR="00897D4B" w:rsidRPr="00897D4B">
              <w:rPr>
                <w:noProof/>
                <w:webHidden/>
                <w:sz w:val="20"/>
              </w:rPr>
            </w:r>
            <w:r w:rsidR="00897D4B" w:rsidRPr="00897D4B">
              <w:rPr>
                <w:noProof/>
                <w:webHidden/>
                <w:sz w:val="20"/>
              </w:rPr>
              <w:fldChar w:fldCharType="separate"/>
            </w:r>
            <w:r w:rsidR="00694387">
              <w:rPr>
                <w:noProof/>
                <w:webHidden/>
                <w:sz w:val="20"/>
              </w:rPr>
              <w:t>7</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36" w:history="1">
            <w:r w:rsidR="00897D4B" w:rsidRPr="00897D4B">
              <w:rPr>
                <w:rStyle w:val="Hyperlink"/>
                <w:noProof/>
                <w:sz w:val="20"/>
              </w:rPr>
              <w:t>Strategia di progettazione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_Toc498878136 \h </w:instrText>
            </w:r>
            <w:r w:rsidR="00897D4B" w:rsidRPr="00897D4B">
              <w:rPr>
                <w:noProof/>
                <w:webHidden/>
                <w:sz w:val="20"/>
              </w:rPr>
            </w:r>
            <w:r w:rsidR="00897D4B" w:rsidRPr="00897D4B">
              <w:rPr>
                <w:noProof/>
                <w:webHidden/>
                <w:sz w:val="20"/>
              </w:rPr>
              <w:fldChar w:fldCharType="separate"/>
            </w:r>
            <w:r w:rsidR="00694387">
              <w:rPr>
                <w:noProof/>
                <w:webHidden/>
                <w:sz w:val="20"/>
              </w:rPr>
              <w:t>7</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37" w:history="1">
            <w:r w:rsidR="00897D4B" w:rsidRPr="00897D4B">
              <w:rPr>
                <w:rStyle w:val="Hyperlink"/>
                <w:noProof/>
                <w:sz w:val="20"/>
              </w:rPr>
              <w:t>Schema concettuale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_Toc498878137 \h </w:instrText>
            </w:r>
            <w:r w:rsidR="00897D4B" w:rsidRPr="00897D4B">
              <w:rPr>
                <w:noProof/>
                <w:webHidden/>
                <w:sz w:val="20"/>
              </w:rPr>
            </w:r>
            <w:r w:rsidR="00897D4B" w:rsidRPr="00897D4B">
              <w:rPr>
                <w:noProof/>
                <w:webHidden/>
                <w:sz w:val="20"/>
              </w:rPr>
              <w:fldChar w:fldCharType="separate"/>
            </w:r>
            <w:r w:rsidR="00694387">
              <w:rPr>
                <w:noProof/>
                <w:webHidden/>
                <w:sz w:val="20"/>
              </w:rPr>
              <w:t>7</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38" w:history="1">
            <w:r w:rsidR="00897D4B" w:rsidRPr="00897D4B">
              <w:rPr>
                <w:rStyle w:val="Hyperlink"/>
                <w:noProof/>
                <w:sz w:val="20"/>
              </w:rPr>
              <w:t>Dizionario dei dati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_Toc498878138 \h </w:instrText>
            </w:r>
            <w:r w:rsidR="00897D4B" w:rsidRPr="00897D4B">
              <w:rPr>
                <w:noProof/>
                <w:webHidden/>
                <w:sz w:val="20"/>
              </w:rPr>
            </w:r>
            <w:r w:rsidR="00897D4B" w:rsidRPr="00897D4B">
              <w:rPr>
                <w:noProof/>
                <w:webHidden/>
                <w:sz w:val="20"/>
              </w:rPr>
              <w:fldChar w:fldCharType="separate"/>
            </w:r>
            <w:r w:rsidR="00694387">
              <w:rPr>
                <w:noProof/>
                <w:webHidden/>
                <w:sz w:val="20"/>
              </w:rPr>
              <w:t>7</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39" w:history="1">
            <w:r w:rsidR="00897D4B" w:rsidRPr="00897D4B">
              <w:rPr>
                <w:rStyle w:val="Hyperlink"/>
                <w:noProof/>
                <w:sz w:val="20"/>
              </w:rPr>
              <w:t>Entità</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_Toc498878139 \h </w:instrText>
            </w:r>
            <w:r w:rsidR="00897D4B" w:rsidRPr="00897D4B">
              <w:rPr>
                <w:noProof/>
                <w:webHidden/>
                <w:sz w:val="20"/>
              </w:rPr>
            </w:r>
            <w:r w:rsidR="00897D4B" w:rsidRPr="00897D4B">
              <w:rPr>
                <w:noProof/>
                <w:webHidden/>
                <w:sz w:val="20"/>
              </w:rPr>
              <w:fldChar w:fldCharType="separate"/>
            </w:r>
            <w:r w:rsidR="00694387">
              <w:rPr>
                <w:noProof/>
                <w:webHidden/>
                <w:sz w:val="20"/>
              </w:rPr>
              <w:t>7</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40" w:history="1">
            <w:r w:rsidR="00897D4B" w:rsidRPr="00897D4B">
              <w:rPr>
                <w:rStyle w:val="Hyperlink"/>
                <w:noProof/>
                <w:sz w:val="20"/>
              </w:rPr>
              <w:t>Relazioni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_Toc498878140 \h </w:instrText>
            </w:r>
            <w:r w:rsidR="00897D4B" w:rsidRPr="00897D4B">
              <w:rPr>
                <w:noProof/>
                <w:webHidden/>
                <w:sz w:val="20"/>
              </w:rPr>
            </w:r>
            <w:r w:rsidR="00897D4B" w:rsidRPr="00897D4B">
              <w:rPr>
                <w:noProof/>
                <w:webHidden/>
                <w:sz w:val="20"/>
              </w:rPr>
              <w:fldChar w:fldCharType="separate"/>
            </w:r>
            <w:r w:rsidR="00694387">
              <w:rPr>
                <w:noProof/>
                <w:webHidden/>
                <w:sz w:val="20"/>
              </w:rPr>
              <w:t>11</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41" w:history="1">
            <w:r w:rsidR="00897D4B" w:rsidRPr="00897D4B">
              <w:rPr>
                <w:rStyle w:val="Hyperlink"/>
                <w:noProof/>
                <w:sz w:val="20"/>
              </w:rPr>
              <w:t>Business rules</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_Toc498878141 \h </w:instrText>
            </w:r>
            <w:r w:rsidR="00897D4B" w:rsidRPr="00897D4B">
              <w:rPr>
                <w:noProof/>
                <w:webHidden/>
                <w:sz w:val="20"/>
              </w:rPr>
            </w:r>
            <w:r w:rsidR="00897D4B" w:rsidRPr="00897D4B">
              <w:rPr>
                <w:noProof/>
                <w:webHidden/>
                <w:sz w:val="20"/>
              </w:rPr>
              <w:fldChar w:fldCharType="separate"/>
            </w:r>
            <w:r w:rsidR="00694387">
              <w:rPr>
                <w:noProof/>
                <w:webHidden/>
                <w:sz w:val="20"/>
              </w:rPr>
              <w:t>14</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42" w:history="1">
            <w:r w:rsidR="00897D4B" w:rsidRPr="00897D4B">
              <w:rPr>
                <w:rStyle w:val="Hyperlink"/>
                <w:noProof/>
                <w:sz w:val="20"/>
              </w:rPr>
              <w:t>Regole di vincolo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_Toc498878142 \h </w:instrText>
            </w:r>
            <w:r w:rsidR="00897D4B" w:rsidRPr="00897D4B">
              <w:rPr>
                <w:noProof/>
                <w:webHidden/>
                <w:sz w:val="20"/>
              </w:rPr>
            </w:r>
            <w:r w:rsidR="00897D4B" w:rsidRPr="00897D4B">
              <w:rPr>
                <w:noProof/>
                <w:webHidden/>
                <w:sz w:val="20"/>
              </w:rPr>
              <w:fldChar w:fldCharType="separate"/>
            </w:r>
            <w:r w:rsidR="00694387">
              <w:rPr>
                <w:noProof/>
                <w:webHidden/>
                <w:sz w:val="20"/>
              </w:rPr>
              <w:t>14</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43" w:history="1">
            <w:r w:rsidR="00897D4B" w:rsidRPr="00897D4B">
              <w:rPr>
                <w:rStyle w:val="Hyperlink"/>
                <w:noProof/>
                <w:sz w:val="20"/>
              </w:rPr>
              <w:t>Regole di derivazione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_Toc498878143 \h </w:instrText>
            </w:r>
            <w:r w:rsidR="00897D4B" w:rsidRPr="00897D4B">
              <w:rPr>
                <w:noProof/>
                <w:webHidden/>
                <w:sz w:val="20"/>
              </w:rPr>
            </w:r>
            <w:r w:rsidR="00897D4B" w:rsidRPr="00897D4B">
              <w:rPr>
                <w:noProof/>
                <w:webHidden/>
                <w:sz w:val="20"/>
              </w:rPr>
              <w:fldChar w:fldCharType="separate"/>
            </w:r>
            <w:r w:rsidR="00694387">
              <w:rPr>
                <w:noProof/>
                <w:webHidden/>
                <w:sz w:val="20"/>
              </w:rPr>
              <w:t>14</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44" w:history="1">
            <w:r w:rsidR="00897D4B" w:rsidRPr="00897D4B">
              <w:rPr>
                <w:rStyle w:val="Hyperlink"/>
                <w:noProof/>
                <w:sz w:val="20"/>
              </w:rPr>
              <w:t>Ridondanze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_Toc498878144 \h </w:instrText>
            </w:r>
            <w:r w:rsidR="00897D4B" w:rsidRPr="00897D4B">
              <w:rPr>
                <w:noProof/>
                <w:webHidden/>
                <w:sz w:val="20"/>
              </w:rPr>
            </w:r>
            <w:r w:rsidR="00897D4B" w:rsidRPr="00897D4B">
              <w:rPr>
                <w:noProof/>
                <w:webHidden/>
                <w:sz w:val="20"/>
              </w:rPr>
              <w:fldChar w:fldCharType="separate"/>
            </w:r>
            <w:r w:rsidR="00694387">
              <w:rPr>
                <w:noProof/>
                <w:webHidden/>
                <w:sz w:val="20"/>
              </w:rPr>
              <w:t>15</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45" w:history="1">
            <w:r w:rsidR="00897D4B" w:rsidRPr="00897D4B">
              <w:rPr>
                <w:rStyle w:val="Hyperlink"/>
                <w:noProof/>
                <w:sz w:val="20"/>
              </w:rPr>
              <w:t>Commenti del diagramma E-R</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_Toc498878145 \h </w:instrText>
            </w:r>
            <w:r w:rsidR="00897D4B" w:rsidRPr="00897D4B">
              <w:rPr>
                <w:noProof/>
                <w:webHidden/>
                <w:sz w:val="20"/>
              </w:rPr>
            </w:r>
            <w:r w:rsidR="00897D4B" w:rsidRPr="00897D4B">
              <w:rPr>
                <w:noProof/>
                <w:webHidden/>
                <w:sz w:val="20"/>
              </w:rPr>
              <w:fldChar w:fldCharType="separate"/>
            </w:r>
            <w:r w:rsidR="00694387">
              <w:rPr>
                <w:noProof/>
                <w:webHidden/>
                <w:sz w:val="20"/>
              </w:rPr>
              <w:t>16</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46" w:history="1">
            <w:r w:rsidR="00897D4B" w:rsidRPr="00897D4B">
              <w:rPr>
                <w:rStyle w:val="Hyperlink"/>
                <w:noProof/>
                <w:sz w:val="20"/>
              </w:rPr>
              <w:t>Schema Non Ristrutturato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_Toc498878146 \h </w:instrText>
            </w:r>
            <w:r w:rsidR="00897D4B" w:rsidRPr="00897D4B">
              <w:rPr>
                <w:noProof/>
                <w:webHidden/>
                <w:sz w:val="20"/>
              </w:rPr>
            </w:r>
            <w:r w:rsidR="00897D4B" w:rsidRPr="00897D4B">
              <w:rPr>
                <w:noProof/>
                <w:webHidden/>
                <w:sz w:val="20"/>
              </w:rPr>
              <w:fldChar w:fldCharType="separate"/>
            </w:r>
            <w:r w:rsidR="00694387">
              <w:rPr>
                <w:noProof/>
                <w:webHidden/>
                <w:sz w:val="20"/>
              </w:rPr>
              <w:t>16</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47" w:history="1">
            <w:r w:rsidR="00897D4B" w:rsidRPr="00897D4B">
              <w:rPr>
                <w:rStyle w:val="Hyperlink"/>
                <w:noProof/>
                <w:sz w:val="20"/>
              </w:rPr>
              <w:t>Area gestione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_Toc498878147 \h </w:instrText>
            </w:r>
            <w:r w:rsidR="00897D4B" w:rsidRPr="00897D4B">
              <w:rPr>
                <w:noProof/>
                <w:webHidden/>
                <w:sz w:val="20"/>
              </w:rPr>
            </w:r>
            <w:r w:rsidR="00897D4B" w:rsidRPr="00897D4B">
              <w:rPr>
                <w:noProof/>
                <w:webHidden/>
                <w:sz w:val="20"/>
              </w:rPr>
              <w:fldChar w:fldCharType="separate"/>
            </w:r>
            <w:r w:rsidR="00694387">
              <w:rPr>
                <w:noProof/>
                <w:webHidden/>
                <w:sz w:val="20"/>
              </w:rPr>
              <w:t>16</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48" w:history="1">
            <w:r w:rsidR="00897D4B" w:rsidRPr="00897D4B">
              <w:rPr>
                <w:rStyle w:val="Hyperlink"/>
                <w:noProof/>
                <w:sz w:val="20"/>
              </w:rPr>
              <w:t>Area servizi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_Toc498878148 \h </w:instrText>
            </w:r>
            <w:r w:rsidR="00897D4B" w:rsidRPr="00897D4B">
              <w:rPr>
                <w:noProof/>
                <w:webHidden/>
                <w:sz w:val="20"/>
              </w:rPr>
            </w:r>
            <w:r w:rsidR="00897D4B" w:rsidRPr="00897D4B">
              <w:rPr>
                <w:noProof/>
                <w:webHidden/>
                <w:sz w:val="20"/>
              </w:rPr>
              <w:fldChar w:fldCharType="separate"/>
            </w:r>
            <w:r w:rsidR="00694387">
              <w:rPr>
                <w:noProof/>
                <w:webHidden/>
                <w:sz w:val="20"/>
              </w:rPr>
              <w:t>16</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49" w:history="1">
            <w:r w:rsidR="00897D4B" w:rsidRPr="00897D4B">
              <w:rPr>
                <w:rStyle w:val="Hyperlink"/>
                <w:noProof/>
                <w:sz w:val="20"/>
              </w:rPr>
              <w:t>Area Social</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_Toc498878149 \h </w:instrText>
            </w:r>
            <w:r w:rsidR="00897D4B" w:rsidRPr="00897D4B">
              <w:rPr>
                <w:noProof/>
                <w:webHidden/>
                <w:sz w:val="20"/>
              </w:rPr>
            </w:r>
            <w:r w:rsidR="00897D4B" w:rsidRPr="00897D4B">
              <w:rPr>
                <w:noProof/>
                <w:webHidden/>
                <w:sz w:val="20"/>
              </w:rPr>
              <w:fldChar w:fldCharType="separate"/>
            </w:r>
            <w:r w:rsidR="00694387">
              <w:rPr>
                <w:noProof/>
                <w:webHidden/>
                <w:sz w:val="20"/>
              </w:rPr>
              <w:t>17</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50" w:history="1">
            <w:r w:rsidR="00897D4B" w:rsidRPr="00897D4B">
              <w:rPr>
                <w:rStyle w:val="Hyperlink"/>
                <w:noProof/>
                <w:sz w:val="20"/>
              </w:rPr>
              <w:t>Schema ristrutturato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_Toc498878150 \h </w:instrText>
            </w:r>
            <w:r w:rsidR="00897D4B" w:rsidRPr="00897D4B">
              <w:rPr>
                <w:noProof/>
                <w:webHidden/>
                <w:sz w:val="20"/>
              </w:rPr>
            </w:r>
            <w:r w:rsidR="00897D4B" w:rsidRPr="00897D4B">
              <w:rPr>
                <w:noProof/>
                <w:webHidden/>
                <w:sz w:val="20"/>
              </w:rPr>
              <w:fldChar w:fldCharType="separate"/>
            </w:r>
            <w:r w:rsidR="00694387">
              <w:rPr>
                <w:noProof/>
                <w:webHidden/>
                <w:sz w:val="20"/>
              </w:rPr>
              <w:t>18</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1" w:history="1">
            <w:r w:rsidR="00897D4B" w:rsidRPr="00897D4B">
              <w:rPr>
                <w:rStyle w:val="Hyperlink"/>
                <w:noProof/>
                <w:sz w:val="20"/>
              </w:rPr>
              <w:t>Area gestione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_Toc498878151 \h </w:instrText>
            </w:r>
            <w:r w:rsidR="00897D4B" w:rsidRPr="00897D4B">
              <w:rPr>
                <w:noProof/>
                <w:webHidden/>
                <w:sz w:val="20"/>
              </w:rPr>
            </w:r>
            <w:r w:rsidR="00897D4B" w:rsidRPr="00897D4B">
              <w:rPr>
                <w:noProof/>
                <w:webHidden/>
                <w:sz w:val="20"/>
              </w:rPr>
              <w:fldChar w:fldCharType="separate"/>
            </w:r>
            <w:r w:rsidR="00694387">
              <w:rPr>
                <w:noProof/>
                <w:webHidden/>
                <w:sz w:val="20"/>
              </w:rPr>
              <w:t>18</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2" w:history="1">
            <w:r w:rsidR="00897D4B" w:rsidRPr="00897D4B">
              <w:rPr>
                <w:rStyle w:val="Hyperlink"/>
                <w:noProof/>
                <w:sz w:val="20"/>
              </w:rPr>
              <w:t>Area servizi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_Toc498878152 \h </w:instrText>
            </w:r>
            <w:r w:rsidR="00897D4B" w:rsidRPr="00897D4B">
              <w:rPr>
                <w:noProof/>
                <w:webHidden/>
                <w:sz w:val="20"/>
              </w:rPr>
            </w:r>
            <w:r w:rsidR="00897D4B" w:rsidRPr="00897D4B">
              <w:rPr>
                <w:noProof/>
                <w:webHidden/>
                <w:sz w:val="20"/>
              </w:rPr>
              <w:fldChar w:fldCharType="separate"/>
            </w:r>
            <w:r w:rsidR="00694387">
              <w:rPr>
                <w:noProof/>
                <w:webHidden/>
                <w:sz w:val="20"/>
              </w:rPr>
              <w:t>18</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3" w:history="1">
            <w:r w:rsidR="00897D4B" w:rsidRPr="00897D4B">
              <w:rPr>
                <w:rStyle w:val="Hyperlink"/>
                <w:noProof/>
                <w:sz w:val="20"/>
              </w:rPr>
              <w:t>Area Commercio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_Toc498878153 \h </w:instrText>
            </w:r>
            <w:r w:rsidR="00897D4B" w:rsidRPr="00897D4B">
              <w:rPr>
                <w:noProof/>
                <w:webHidden/>
                <w:sz w:val="20"/>
              </w:rPr>
            </w:r>
            <w:r w:rsidR="00897D4B" w:rsidRPr="00897D4B">
              <w:rPr>
                <w:noProof/>
                <w:webHidden/>
                <w:sz w:val="20"/>
              </w:rPr>
              <w:fldChar w:fldCharType="separate"/>
            </w:r>
            <w:r w:rsidR="00694387">
              <w:rPr>
                <w:noProof/>
                <w:webHidden/>
                <w:sz w:val="20"/>
              </w:rPr>
              <w:t>19</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4" w:history="1">
            <w:r w:rsidR="00897D4B" w:rsidRPr="00897D4B">
              <w:rPr>
                <w:rStyle w:val="Hyperlink"/>
                <w:noProof/>
                <w:sz w:val="20"/>
              </w:rPr>
              <w:t>Area Social</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_Toc498878154 \h </w:instrText>
            </w:r>
            <w:r w:rsidR="00897D4B" w:rsidRPr="00897D4B">
              <w:rPr>
                <w:noProof/>
                <w:webHidden/>
                <w:sz w:val="20"/>
              </w:rPr>
            </w:r>
            <w:r w:rsidR="00897D4B" w:rsidRPr="00897D4B">
              <w:rPr>
                <w:noProof/>
                <w:webHidden/>
                <w:sz w:val="20"/>
              </w:rPr>
              <w:fldChar w:fldCharType="separate"/>
            </w:r>
            <w:r w:rsidR="00694387">
              <w:rPr>
                <w:noProof/>
                <w:webHidden/>
                <w:sz w:val="20"/>
              </w:rPr>
              <w:t>19</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5" w:history="1">
            <w:r w:rsidR="00897D4B" w:rsidRPr="00897D4B">
              <w:rPr>
                <w:rStyle w:val="Hyperlink"/>
                <w:noProof/>
                <w:sz w:val="20"/>
              </w:rPr>
              <w:t>Calendari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_Toc498878155 \h </w:instrText>
            </w:r>
            <w:r w:rsidR="00897D4B" w:rsidRPr="00897D4B">
              <w:rPr>
                <w:noProof/>
                <w:webHidden/>
                <w:sz w:val="20"/>
              </w:rPr>
            </w:r>
            <w:r w:rsidR="00897D4B" w:rsidRPr="00897D4B">
              <w:rPr>
                <w:noProof/>
                <w:webHidden/>
                <w:sz w:val="20"/>
              </w:rPr>
              <w:fldChar w:fldCharType="separate"/>
            </w:r>
            <w:r w:rsidR="00694387">
              <w:rPr>
                <w:noProof/>
                <w:webHidden/>
                <w:sz w:val="20"/>
              </w:rPr>
              <w:t>19</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6" w:history="1">
            <w:r w:rsidR="00897D4B" w:rsidRPr="00897D4B">
              <w:rPr>
                <w:rStyle w:val="Hyperlink"/>
                <w:noProof/>
                <w:sz w:val="20"/>
              </w:rPr>
              <w:t>Attività e Obbiettivi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_Toc498878156 \h </w:instrText>
            </w:r>
            <w:r w:rsidR="00897D4B" w:rsidRPr="00897D4B">
              <w:rPr>
                <w:noProof/>
                <w:webHidden/>
                <w:sz w:val="20"/>
              </w:rPr>
            </w:r>
            <w:r w:rsidR="00897D4B" w:rsidRPr="00897D4B">
              <w:rPr>
                <w:noProof/>
                <w:webHidden/>
                <w:sz w:val="20"/>
              </w:rPr>
              <w:fldChar w:fldCharType="separate"/>
            </w:r>
            <w:r w:rsidR="00694387">
              <w:rPr>
                <w:noProof/>
                <w:webHidden/>
                <w:sz w:val="20"/>
              </w:rPr>
              <w:t>19</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57" w:history="1">
            <w:r w:rsidR="00897D4B" w:rsidRPr="00897D4B">
              <w:rPr>
                <w:rStyle w:val="Hyperlink"/>
                <w:noProof/>
                <w:sz w:val="20"/>
              </w:rPr>
              <w:t>Individuazione di operazioni sui dati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_Toc498878157 \h </w:instrText>
            </w:r>
            <w:r w:rsidR="00897D4B" w:rsidRPr="00897D4B">
              <w:rPr>
                <w:noProof/>
                <w:webHidden/>
                <w:sz w:val="20"/>
              </w:rPr>
            </w:r>
            <w:r w:rsidR="00897D4B" w:rsidRPr="00897D4B">
              <w:rPr>
                <w:noProof/>
                <w:webHidden/>
                <w:sz w:val="20"/>
              </w:rPr>
              <w:fldChar w:fldCharType="separate"/>
            </w:r>
            <w:r w:rsidR="00694387">
              <w:rPr>
                <w:noProof/>
                <w:webHidden/>
                <w:sz w:val="20"/>
              </w:rPr>
              <w:t>20</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8" w:history="1">
            <w:r w:rsidR="00897D4B" w:rsidRPr="00897D4B">
              <w:rPr>
                <w:rStyle w:val="Hyperlink"/>
                <w:noProof/>
                <w:sz w:val="20"/>
              </w:rPr>
              <w:t>Operazione 1 - Svolgimento di un esercizio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_Toc498878158 \h </w:instrText>
            </w:r>
            <w:r w:rsidR="00897D4B" w:rsidRPr="00897D4B">
              <w:rPr>
                <w:noProof/>
                <w:webHidden/>
                <w:sz w:val="20"/>
              </w:rPr>
            </w:r>
            <w:r w:rsidR="00897D4B" w:rsidRPr="00897D4B">
              <w:rPr>
                <w:noProof/>
                <w:webHidden/>
                <w:sz w:val="20"/>
              </w:rPr>
              <w:fldChar w:fldCharType="separate"/>
            </w:r>
            <w:r w:rsidR="00694387">
              <w:rPr>
                <w:noProof/>
                <w:webHidden/>
                <w:sz w:val="20"/>
              </w:rPr>
              <w:t>20</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59" w:history="1">
            <w:r w:rsidR="00897D4B" w:rsidRPr="00897D4B">
              <w:rPr>
                <w:rStyle w:val="Hyperlink"/>
                <w:noProof/>
                <w:sz w:val="20"/>
              </w:rPr>
              <w:t>Operazione 2 - Scrittura di una scheda di allenamento (con relative sessioni)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_Toc498878159 \h </w:instrText>
            </w:r>
            <w:r w:rsidR="00897D4B" w:rsidRPr="00897D4B">
              <w:rPr>
                <w:noProof/>
                <w:webHidden/>
                <w:sz w:val="20"/>
              </w:rPr>
            </w:r>
            <w:r w:rsidR="00897D4B" w:rsidRPr="00897D4B">
              <w:rPr>
                <w:noProof/>
                <w:webHidden/>
                <w:sz w:val="20"/>
              </w:rPr>
              <w:fldChar w:fldCharType="separate"/>
            </w:r>
            <w:r w:rsidR="00694387">
              <w:rPr>
                <w:noProof/>
                <w:webHidden/>
                <w:sz w:val="20"/>
              </w:rPr>
              <w:t>21</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0" w:history="1">
            <w:r w:rsidR="00897D4B" w:rsidRPr="00897D4B">
              <w:rPr>
                <w:rStyle w:val="Hyperlink"/>
                <w:noProof/>
                <w:sz w:val="20"/>
              </w:rPr>
              <w:t>Operazione 3 - Accesso ad uno dei centri e assegnamento dell’armadietto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_Toc498878160 \h </w:instrText>
            </w:r>
            <w:r w:rsidR="00897D4B" w:rsidRPr="00897D4B">
              <w:rPr>
                <w:noProof/>
                <w:webHidden/>
                <w:sz w:val="20"/>
              </w:rPr>
            </w:r>
            <w:r w:rsidR="00897D4B" w:rsidRPr="00897D4B">
              <w:rPr>
                <w:noProof/>
                <w:webHidden/>
                <w:sz w:val="20"/>
              </w:rPr>
              <w:fldChar w:fldCharType="separate"/>
            </w:r>
            <w:r w:rsidR="00694387">
              <w:rPr>
                <w:noProof/>
                <w:webHidden/>
                <w:sz w:val="20"/>
              </w:rPr>
              <w:t>21</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1" w:history="1">
            <w:r w:rsidR="00897D4B" w:rsidRPr="00897D4B">
              <w:rPr>
                <w:rStyle w:val="Hyperlink"/>
                <w:noProof/>
                <w:sz w:val="20"/>
              </w:rPr>
              <w:t>Operazione 4 - Visualizzazione dei post</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_Toc498878161 \h </w:instrText>
            </w:r>
            <w:r w:rsidR="00897D4B" w:rsidRPr="00897D4B">
              <w:rPr>
                <w:noProof/>
                <w:webHidden/>
                <w:sz w:val="20"/>
              </w:rPr>
            </w:r>
            <w:r w:rsidR="00897D4B" w:rsidRPr="00897D4B">
              <w:rPr>
                <w:noProof/>
                <w:webHidden/>
                <w:sz w:val="20"/>
              </w:rPr>
              <w:fldChar w:fldCharType="separate"/>
            </w:r>
            <w:r w:rsidR="00694387">
              <w:rPr>
                <w:noProof/>
                <w:webHidden/>
                <w:sz w:val="20"/>
              </w:rPr>
              <w:t>22</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2" w:history="1">
            <w:r w:rsidR="00897D4B" w:rsidRPr="00897D4B">
              <w:rPr>
                <w:rStyle w:val="Hyperlink"/>
                <w:noProof/>
                <w:sz w:val="20"/>
              </w:rPr>
              <w:t>Operazione 5 - Ricerca di informazioni riguardanti un corso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_Toc498878162 \h </w:instrText>
            </w:r>
            <w:r w:rsidR="00897D4B" w:rsidRPr="00897D4B">
              <w:rPr>
                <w:noProof/>
                <w:webHidden/>
                <w:sz w:val="20"/>
              </w:rPr>
            </w:r>
            <w:r w:rsidR="00897D4B" w:rsidRPr="00897D4B">
              <w:rPr>
                <w:noProof/>
                <w:webHidden/>
                <w:sz w:val="20"/>
              </w:rPr>
              <w:fldChar w:fldCharType="separate"/>
            </w:r>
            <w:r w:rsidR="00694387">
              <w:rPr>
                <w:noProof/>
                <w:webHidden/>
                <w:sz w:val="20"/>
              </w:rPr>
              <w:t>24</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3" w:history="1">
            <w:r w:rsidR="00897D4B" w:rsidRPr="00897D4B">
              <w:rPr>
                <w:rStyle w:val="Hyperlink"/>
                <w:noProof/>
                <w:sz w:val="20"/>
              </w:rPr>
              <w:t>Operazione 6 - Stipulazione di un contratto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_Toc498878163 \h </w:instrText>
            </w:r>
            <w:r w:rsidR="00897D4B" w:rsidRPr="00897D4B">
              <w:rPr>
                <w:noProof/>
                <w:webHidden/>
                <w:sz w:val="20"/>
              </w:rPr>
            </w:r>
            <w:r w:rsidR="00897D4B" w:rsidRPr="00897D4B">
              <w:rPr>
                <w:noProof/>
                <w:webHidden/>
                <w:sz w:val="20"/>
              </w:rPr>
              <w:fldChar w:fldCharType="separate"/>
            </w:r>
            <w:r w:rsidR="00694387">
              <w:rPr>
                <w:noProof/>
                <w:webHidden/>
                <w:sz w:val="20"/>
              </w:rPr>
              <w:t>25</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4" w:history="1">
            <w:r w:rsidR="00897D4B" w:rsidRPr="00897D4B">
              <w:rPr>
                <w:rStyle w:val="Hyperlink"/>
                <w:noProof/>
                <w:sz w:val="20"/>
              </w:rPr>
              <w:t>Operazione 7 - Modifica dell’usura di un macchinario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_Toc498878164 \h </w:instrText>
            </w:r>
            <w:r w:rsidR="00897D4B" w:rsidRPr="00897D4B">
              <w:rPr>
                <w:noProof/>
                <w:webHidden/>
                <w:sz w:val="20"/>
              </w:rPr>
            </w:r>
            <w:r w:rsidR="00897D4B" w:rsidRPr="00897D4B">
              <w:rPr>
                <w:noProof/>
                <w:webHidden/>
                <w:sz w:val="20"/>
              </w:rPr>
              <w:fldChar w:fldCharType="separate"/>
            </w:r>
            <w:r w:rsidR="00694387">
              <w:rPr>
                <w:noProof/>
                <w:webHidden/>
                <w:sz w:val="20"/>
              </w:rPr>
              <w:t>26</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5" w:history="1">
            <w:r w:rsidR="00897D4B" w:rsidRPr="00897D4B">
              <w:rPr>
                <w:rStyle w:val="Hyperlink"/>
                <w:noProof/>
                <w:sz w:val="20"/>
              </w:rPr>
              <w:t>Operazione 8 - Acquisto di integratori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_Toc498878165 \h </w:instrText>
            </w:r>
            <w:r w:rsidR="00897D4B" w:rsidRPr="00897D4B">
              <w:rPr>
                <w:noProof/>
                <w:webHidden/>
                <w:sz w:val="20"/>
              </w:rPr>
            </w:r>
            <w:r w:rsidR="00897D4B" w:rsidRPr="00897D4B">
              <w:rPr>
                <w:noProof/>
                <w:webHidden/>
                <w:sz w:val="20"/>
              </w:rPr>
              <w:fldChar w:fldCharType="separate"/>
            </w:r>
            <w:r w:rsidR="00694387">
              <w:rPr>
                <w:noProof/>
                <w:webHidden/>
                <w:sz w:val="20"/>
              </w:rPr>
              <w:t>27</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66" w:history="1">
            <w:r w:rsidR="00897D4B" w:rsidRPr="00897D4B">
              <w:rPr>
                <w:rStyle w:val="Hyperlink"/>
                <w:noProof/>
                <w:sz w:val="20"/>
              </w:rPr>
              <w:t>Analisi delle prestazioni delle operazioni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_Toc498878166 \h </w:instrText>
            </w:r>
            <w:r w:rsidR="00897D4B" w:rsidRPr="00897D4B">
              <w:rPr>
                <w:noProof/>
                <w:webHidden/>
                <w:sz w:val="20"/>
              </w:rPr>
            </w:r>
            <w:r w:rsidR="00897D4B" w:rsidRPr="00897D4B">
              <w:rPr>
                <w:noProof/>
                <w:webHidden/>
                <w:sz w:val="20"/>
              </w:rPr>
              <w:fldChar w:fldCharType="separate"/>
            </w:r>
            <w:r w:rsidR="00694387">
              <w:rPr>
                <w:noProof/>
                <w:webHidden/>
                <w:sz w:val="20"/>
              </w:rPr>
              <w:t>28</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67" w:history="1">
            <w:r w:rsidR="00897D4B" w:rsidRPr="00897D4B">
              <w:rPr>
                <w:rStyle w:val="Hyperlink"/>
                <w:noProof/>
                <w:sz w:val="20"/>
              </w:rPr>
              <w:t>Tavola dei volumi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_Toc498878167 \h </w:instrText>
            </w:r>
            <w:r w:rsidR="00897D4B" w:rsidRPr="00897D4B">
              <w:rPr>
                <w:noProof/>
                <w:webHidden/>
                <w:sz w:val="20"/>
              </w:rPr>
            </w:r>
            <w:r w:rsidR="00897D4B" w:rsidRPr="00897D4B">
              <w:rPr>
                <w:noProof/>
                <w:webHidden/>
                <w:sz w:val="20"/>
              </w:rPr>
              <w:fldChar w:fldCharType="separate"/>
            </w:r>
            <w:r w:rsidR="00694387">
              <w:rPr>
                <w:noProof/>
                <w:webHidden/>
                <w:sz w:val="20"/>
              </w:rPr>
              <w:t>28</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8" w:history="1">
            <w:r w:rsidR="00897D4B" w:rsidRPr="00897D4B">
              <w:rPr>
                <w:rStyle w:val="Hyperlink"/>
                <w:noProof/>
                <w:sz w:val="20"/>
              </w:rPr>
              <w:t>Entità</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_Toc498878168 \h </w:instrText>
            </w:r>
            <w:r w:rsidR="00897D4B" w:rsidRPr="00897D4B">
              <w:rPr>
                <w:noProof/>
                <w:webHidden/>
                <w:sz w:val="20"/>
              </w:rPr>
            </w:r>
            <w:r w:rsidR="00897D4B" w:rsidRPr="00897D4B">
              <w:rPr>
                <w:noProof/>
                <w:webHidden/>
                <w:sz w:val="20"/>
              </w:rPr>
              <w:fldChar w:fldCharType="separate"/>
            </w:r>
            <w:r w:rsidR="00694387">
              <w:rPr>
                <w:noProof/>
                <w:webHidden/>
                <w:sz w:val="20"/>
              </w:rPr>
              <w:t>28</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69" w:history="1">
            <w:r w:rsidR="00897D4B" w:rsidRPr="00897D4B">
              <w:rPr>
                <w:rStyle w:val="Hyperlink"/>
                <w:noProof/>
                <w:sz w:val="20"/>
              </w:rPr>
              <w:t>Relazioni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_Toc498878169 \h </w:instrText>
            </w:r>
            <w:r w:rsidR="00897D4B" w:rsidRPr="00897D4B">
              <w:rPr>
                <w:noProof/>
                <w:webHidden/>
                <w:sz w:val="20"/>
              </w:rPr>
            </w:r>
            <w:r w:rsidR="00897D4B" w:rsidRPr="00897D4B">
              <w:rPr>
                <w:noProof/>
                <w:webHidden/>
                <w:sz w:val="20"/>
              </w:rPr>
              <w:fldChar w:fldCharType="separate"/>
            </w:r>
            <w:r w:rsidR="00694387">
              <w:rPr>
                <w:noProof/>
                <w:webHidden/>
                <w:sz w:val="20"/>
              </w:rPr>
              <w:t>30</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70" w:history="1">
            <w:r w:rsidR="00897D4B" w:rsidRPr="00897D4B">
              <w:rPr>
                <w:rStyle w:val="Hyperlink"/>
                <w:noProof/>
                <w:sz w:val="20"/>
              </w:rPr>
              <w:t>Stima della frequenza giornaliera</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_Toc498878170 \h </w:instrText>
            </w:r>
            <w:r w:rsidR="00897D4B" w:rsidRPr="00897D4B">
              <w:rPr>
                <w:noProof/>
                <w:webHidden/>
                <w:sz w:val="20"/>
              </w:rPr>
            </w:r>
            <w:r w:rsidR="00897D4B" w:rsidRPr="00897D4B">
              <w:rPr>
                <w:noProof/>
                <w:webHidden/>
                <w:sz w:val="20"/>
              </w:rPr>
              <w:fldChar w:fldCharType="separate"/>
            </w:r>
            <w:r w:rsidR="00694387">
              <w:rPr>
                <w:noProof/>
                <w:webHidden/>
                <w:sz w:val="20"/>
              </w:rPr>
              <w:t>32</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71" w:history="1">
            <w:r w:rsidR="00897D4B" w:rsidRPr="00897D4B">
              <w:rPr>
                <w:rStyle w:val="Hyperlink"/>
                <w:noProof/>
                <w:sz w:val="20"/>
              </w:rPr>
              <w:t>Introduzione di ridondanze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_Toc498878171 \h </w:instrText>
            </w:r>
            <w:r w:rsidR="00897D4B" w:rsidRPr="00897D4B">
              <w:rPr>
                <w:noProof/>
                <w:webHidden/>
                <w:sz w:val="20"/>
              </w:rPr>
            </w:r>
            <w:r w:rsidR="00897D4B" w:rsidRPr="00897D4B">
              <w:rPr>
                <w:noProof/>
                <w:webHidden/>
                <w:sz w:val="20"/>
              </w:rPr>
              <w:fldChar w:fldCharType="separate"/>
            </w:r>
            <w:r w:rsidR="00694387">
              <w:rPr>
                <w:noProof/>
                <w:webHidden/>
                <w:sz w:val="20"/>
              </w:rPr>
              <w:t>33</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72" w:history="1">
            <w:r w:rsidR="00897D4B" w:rsidRPr="00897D4B">
              <w:rPr>
                <w:rStyle w:val="Hyperlink"/>
                <w:noProof/>
                <w:sz w:val="20"/>
              </w:rPr>
              <w:t>Tavola degli accessi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_Toc498878172 \h </w:instrText>
            </w:r>
            <w:r w:rsidR="00897D4B" w:rsidRPr="00897D4B">
              <w:rPr>
                <w:noProof/>
                <w:webHidden/>
                <w:sz w:val="20"/>
              </w:rPr>
            </w:r>
            <w:r w:rsidR="00897D4B" w:rsidRPr="00897D4B">
              <w:rPr>
                <w:noProof/>
                <w:webHidden/>
                <w:sz w:val="20"/>
              </w:rPr>
              <w:fldChar w:fldCharType="separate"/>
            </w:r>
            <w:r w:rsidR="00694387">
              <w:rPr>
                <w:noProof/>
                <w:webHidden/>
                <w:sz w:val="20"/>
              </w:rPr>
              <w:t>33</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73" w:history="1">
            <w:r w:rsidR="00897D4B" w:rsidRPr="00897D4B">
              <w:rPr>
                <w:rStyle w:val="Hyperlink"/>
                <w:noProof/>
                <w:sz w:val="20"/>
              </w:rPr>
              <w:t>Operazione 1:</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_Toc498878173 \h </w:instrText>
            </w:r>
            <w:r w:rsidR="00897D4B" w:rsidRPr="00897D4B">
              <w:rPr>
                <w:noProof/>
                <w:webHidden/>
                <w:sz w:val="20"/>
              </w:rPr>
            </w:r>
            <w:r w:rsidR="00897D4B" w:rsidRPr="00897D4B">
              <w:rPr>
                <w:noProof/>
                <w:webHidden/>
                <w:sz w:val="20"/>
              </w:rPr>
              <w:fldChar w:fldCharType="separate"/>
            </w:r>
            <w:r w:rsidR="00694387">
              <w:rPr>
                <w:noProof/>
                <w:webHidden/>
                <w:sz w:val="20"/>
              </w:rPr>
              <w:t>33</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74" w:history="1">
            <w:r w:rsidR="00897D4B" w:rsidRPr="00897D4B">
              <w:rPr>
                <w:rStyle w:val="Hyperlink"/>
                <w:noProof/>
                <w:sz w:val="20"/>
              </w:rPr>
              <w:t>Operazione 2:</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_Toc498878174 \h </w:instrText>
            </w:r>
            <w:r w:rsidR="00897D4B" w:rsidRPr="00897D4B">
              <w:rPr>
                <w:noProof/>
                <w:webHidden/>
                <w:sz w:val="20"/>
              </w:rPr>
            </w:r>
            <w:r w:rsidR="00897D4B" w:rsidRPr="00897D4B">
              <w:rPr>
                <w:noProof/>
                <w:webHidden/>
                <w:sz w:val="20"/>
              </w:rPr>
              <w:fldChar w:fldCharType="separate"/>
            </w:r>
            <w:r w:rsidR="00694387">
              <w:rPr>
                <w:noProof/>
                <w:webHidden/>
                <w:sz w:val="20"/>
              </w:rPr>
              <w:t>33</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75" w:history="1">
            <w:r w:rsidR="00897D4B" w:rsidRPr="00897D4B">
              <w:rPr>
                <w:rStyle w:val="Hyperlink"/>
                <w:noProof/>
                <w:sz w:val="20"/>
              </w:rPr>
              <w:t>Operazione 3:</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_Toc498878175 \h </w:instrText>
            </w:r>
            <w:r w:rsidR="00897D4B" w:rsidRPr="00897D4B">
              <w:rPr>
                <w:noProof/>
                <w:webHidden/>
                <w:sz w:val="20"/>
              </w:rPr>
            </w:r>
            <w:r w:rsidR="00897D4B" w:rsidRPr="00897D4B">
              <w:rPr>
                <w:noProof/>
                <w:webHidden/>
                <w:sz w:val="20"/>
              </w:rPr>
              <w:fldChar w:fldCharType="separate"/>
            </w:r>
            <w:r w:rsidR="00694387">
              <w:rPr>
                <w:noProof/>
                <w:webHidden/>
                <w:sz w:val="20"/>
              </w:rPr>
              <w:t>33</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76" w:history="1">
            <w:r w:rsidR="00897D4B" w:rsidRPr="00897D4B">
              <w:rPr>
                <w:rStyle w:val="Hyperlink"/>
                <w:noProof/>
                <w:sz w:val="20"/>
              </w:rPr>
              <w:t>Operazione 4:</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_Toc498878176 \h </w:instrText>
            </w:r>
            <w:r w:rsidR="00897D4B" w:rsidRPr="00897D4B">
              <w:rPr>
                <w:noProof/>
                <w:webHidden/>
                <w:sz w:val="20"/>
              </w:rPr>
            </w:r>
            <w:r w:rsidR="00897D4B" w:rsidRPr="00897D4B">
              <w:rPr>
                <w:noProof/>
                <w:webHidden/>
                <w:sz w:val="20"/>
              </w:rPr>
              <w:fldChar w:fldCharType="separate"/>
            </w:r>
            <w:r w:rsidR="00694387">
              <w:rPr>
                <w:noProof/>
                <w:webHidden/>
                <w:sz w:val="20"/>
              </w:rPr>
              <w:t>35</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77" w:history="1">
            <w:r w:rsidR="00897D4B" w:rsidRPr="00897D4B">
              <w:rPr>
                <w:rStyle w:val="Hyperlink"/>
                <w:noProof/>
                <w:sz w:val="20"/>
              </w:rPr>
              <w:t>Operazione 5:</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_Toc498878177 \h </w:instrText>
            </w:r>
            <w:r w:rsidR="00897D4B" w:rsidRPr="00897D4B">
              <w:rPr>
                <w:noProof/>
                <w:webHidden/>
                <w:sz w:val="20"/>
              </w:rPr>
            </w:r>
            <w:r w:rsidR="00897D4B" w:rsidRPr="00897D4B">
              <w:rPr>
                <w:noProof/>
                <w:webHidden/>
                <w:sz w:val="20"/>
              </w:rPr>
              <w:fldChar w:fldCharType="separate"/>
            </w:r>
            <w:r w:rsidR="00694387">
              <w:rPr>
                <w:noProof/>
                <w:webHidden/>
                <w:sz w:val="20"/>
              </w:rPr>
              <w:t>37</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78" w:history="1">
            <w:r w:rsidR="00897D4B" w:rsidRPr="00897D4B">
              <w:rPr>
                <w:rStyle w:val="Hyperlink"/>
                <w:noProof/>
                <w:sz w:val="20"/>
              </w:rPr>
              <w:t>Operazione 6:</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_Toc498878178 \h </w:instrText>
            </w:r>
            <w:r w:rsidR="00897D4B" w:rsidRPr="00897D4B">
              <w:rPr>
                <w:noProof/>
                <w:webHidden/>
                <w:sz w:val="20"/>
              </w:rPr>
            </w:r>
            <w:r w:rsidR="00897D4B" w:rsidRPr="00897D4B">
              <w:rPr>
                <w:noProof/>
                <w:webHidden/>
                <w:sz w:val="20"/>
              </w:rPr>
              <w:fldChar w:fldCharType="separate"/>
            </w:r>
            <w:r w:rsidR="00694387">
              <w:rPr>
                <w:noProof/>
                <w:webHidden/>
                <w:sz w:val="20"/>
              </w:rPr>
              <w:t>38</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79" w:history="1">
            <w:r w:rsidR="00897D4B" w:rsidRPr="00897D4B">
              <w:rPr>
                <w:rStyle w:val="Hyperlink"/>
                <w:noProof/>
                <w:sz w:val="20"/>
              </w:rPr>
              <w:t>Operazione 7:</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_Toc498878179 \h </w:instrText>
            </w:r>
            <w:r w:rsidR="00897D4B" w:rsidRPr="00897D4B">
              <w:rPr>
                <w:noProof/>
                <w:webHidden/>
                <w:sz w:val="20"/>
              </w:rPr>
            </w:r>
            <w:r w:rsidR="00897D4B" w:rsidRPr="00897D4B">
              <w:rPr>
                <w:noProof/>
                <w:webHidden/>
                <w:sz w:val="20"/>
              </w:rPr>
              <w:fldChar w:fldCharType="separate"/>
            </w:r>
            <w:r w:rsidR="00694387">
              <w:rPr>
                <w:noProof/>
                <w:webHidden/>
                <w:sz w:val="20"/>
              </w:rPr>
              <w:t>38</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80" w:history="1">
            <w:r w:rsidR="00897D4B" w:rsidRPr="00897D4B">
              <w:rPr>
                <w:rStyle w:val="Hyperlink"/>
                <w:noProof/>
                <w:sz w:val="20"/>
              </w:rPr>
              <w:t>Operazione 8:</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_Toc498878180 \h </w:instrText>
            </w:r>
            <w:r w:rsidR="00897D4B" w:rsidRPr="00897D4B">
              <w:rPr>
                <w:noProof/>
                <w:webHidden/>
                <w:sz w:val="20"/>
              </w:rPr>
            </w:r>
            <w:r w:rsidR="00897D4B" w:rsidRPr="00897D4B">
              <w:rPr>
                <w:noProof/>
                <w:webHidden/>
                <w:sz w:val="20"/>
              </w:rPr>
              <w:fldChar w:fldCharType="separate"/>
            </w:r>
            <w:r w:rsidR="00694387">
              <w:rPr>
                <w:noProof/>
                <w:webHidden/>
                <w:sz w:val="20"/>
              </w:rPr>
              <w:t>39</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81" w:history="1">
            <w:r w:rsidR="00897D4B" w:rsidRPr="00897D4B">
              <w:rPr>
                <w:rStyle w:val="Hyperlink"/>
                <w:noProof/>
                <w:sz w:val="20"/>
              </w:rPr>
              <w:t>Progettazione logica</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_Toc498878181 \h </w:instrText>
            </w:r>
            <w:r w:rsidR="00897D4B" w:rsidRPr="00897D4B">
              <w:rPr>
                <w:noProof/>
                <w:webHidden/>
                <w:sz w:val="20"/>
              </w:rPr>
            </w:r>
            <w:r w:rsidR="00897D4B" w:rsidRPr="00897D4B">
              <w:rPr>
                <w:noProof/>
                <w:webHidden/>
                <w:sz w:val="20"/>
              </w:rPr>
              <w:fldChar w:fldCharType="separate"/>
            </w:r>
            <w:r w:rsidR="00694387">
              <w:rPr>
                <w:noProof/>
                <w:webHidden/>
                <w:sz w:val="20"/>
              </w:rPr>
              <w:t>40</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82" w:history="1">
            <w:r w:rsidR="00897D4B" w:rsidRPr="00897D4B">
              <w:rPr>
                <w:rStyle w:val="Hyperlink"/>
                <w:rFonts w:eastAsia="Calibri"/>
                <w:noProof/>
                <w:sz w:val="20"/>
              </w:rPr>
              <w:t>Vincoli di integrità referenziale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_Toc498878182 \h </w:instrText>
            </w:r>
            <w:r w:rsidR="00897D4B" w:rsidRPr="00897D4B">
              <w:rPr>
                <w:noProof/>
                <w:webHidden/>
                <w:sz w:val="20"/>
              </w:rPr>
            </w:r>
            <w:r w:rsidR="00897D4B" w:rsidRPr="00897D4B">
              <w:rPr>
                <w:noProof/>
                <w:webHidden/>
                <w:sz w:val="20"/>
              </w:rPr>
              <w:fldChar w:fldCharType="separate"/>
            </w:r>
            <w:r w:rsidR="00694387">
              <w:rPr>
                <w:noProof/>
                <w:webHidden/>
                <w:sz w:val="20"/>
              </w:rPr>
              <w:t>41</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83" w:history="1">
            <w:r w:rsidR="00897D4B" w:rsidRPr="00897D4B">
              <w:rPr>
                <w:rStyle w:val="Hyperlink"/>
                <w:noProof/>
                <w:sz w:val="20"/>
              </w:rPr>
              <w:t>Analisi delle dipendenze funzionali e normalizzazione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_Toc498878183 \h </w:instrText>
            </w:r>
            <w:r w:rsidR="00897D4B" w:rsidRPr="00897D4B">
              <w:rPr>
                <w:noProof/>
                <w:webHidden/>
                <w:sz w:val="20"/>
              </w:rPr>
            </w:r>
            <w:r w:rsidR="00897D4B" w:rsidRPr="00897D4B">
              <w:rPr>
                <w:noProof/>
                <w:webHidden/>
                <w:sz w:val="20"/>
              </w:rPr>
              <w:fldChar w:fldCharType="separate"/>
            </w:r>
            <w:r w:rsidR="00694387">
              <w:rPr>
                <w:noProof/>
                <w:webHidden/>
                <w:sz w:val="20"/>
              </w:rPr>
              <w:t>45</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84" w:history="1">
            <w:r w:rsidR="00897D4B" w:rsidRPr="00897D4B">
              <w:rPr>
                <w:rStyle w:val="Hyperlink"/>
                <w:noProof/>
                <w:sz w:val="20"/>
              </w:rPr>
              <w:t>dipendenze funzionali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_Toc498878184 \h </w:instrText>
            </w:r>
            <w:r w:rsidR="00897D4B" w:rsidRPr="00897D4B">
              <w:rPr>
                <w:noProof/>
                <w:webHidden/>
                <w:sz w:val="20"/>
              </w:rPr>
            </w:r>
            <w:r w:rsidR="00897D4B" w:rsidRPr="00897D4B">
              <w:rPr>
                <w:noProof/>
                <w:webHidden/>
                <w:sz w:val="20"/>
              </w:rPr>
              <w:fldChar w:fldCharType="separate"/>
            </w:r>
            <w:r w:rsidR="00694387">
              <w:rPr>
                <w:noProof/>
                <w:webHidden/>
                <w:sz w:val="20"/>
              </w:rPr>
              <w:t>45</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85" w:history="1">
            <w:r w:rsidR="00897D4B" w:rsidRPr="00897D4B">
              <w:rPr>
                <w:rStyle w:val="Hyperlink"/>
                <w:rFonts w:eastAsia="Calibri"/>
                <w:noProof/>
                <w:sz w:val="20"/>
              </w:rPr>
              <w:t>Normalizzazione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_Toc498878185 \h </w:instrText>
            </w:r>
            <w:r w:rsidR="00897D4B" w:rsidRPr="00897D4B">
              <w:rPr>
                <w:noProof/>
                <w:webHidden/>
                <w:sz w:val="20"/>
              </w:rPr>
            </w:r>
            <w:r w:rsidR="00897D4B" w:rsidRPr="00897D4B">
              <w:rPr>
                <w:noProof/>
                <w:webHidden/>
                <w:sz w:val="20"/>
              </w:rPr>
              <w:fldChar w:fldCharType="separate"/>
            </w:r>
            <w:r w:rsidR="00694387">
              <w:rPr>
                <w:noProof/>
                <w:webHidden/>
                <w:sz w:val="20"/>
              </w:rPr>
              <w:t>49</w:t>
            </w:r>
            <w:r w:rsidR="00897D4B" w:rsidRPr="00897D4B">
              <w:rPr>
                <w:noProof/>
                <w:webHidden/>
                <w:sz w:val="20"/>
              </w:rPr>
              <w:fldChar w:fldCharType="end"/>
            </w:r>
          </w:hyperlink>
        </w:p>
        <w:p w:rsidR="00897D4B" w:rsidRPr="00897D4B" w:rsidRDefault="00C90146">
          <w:pPr>
            <w:pStyle w:val="TOC1"/>
            <w:rPr>
              <w:rFonts w:asciiTheme="minorHAnsi" w:hAnsiTheme="minorHAnsi"/>
              <w:noProof/>
              <w:sz w:val="20"/>
              <w:szCs w:val="22"/>
              <w:lang w:eastAsia="it-IT"/>
            </w:rPr>
          </w:pPr>
          <w:hyperlink w:anchor="_Toc498878186" w:history="1">
            <w:r w:rsidR="00897D4B" w:rsidRPr="00897D4B">
              <w:rPr>
                <w:rStyle w:val="Hyperlink"/>
                <w:noProof/>
                <w:sz w:val="20"/>
              </w:rPr>
              <w:t>Implementazione su DBMS Oracle MySQL</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_Toc498878186 \h </w:instrText>
            </w:r>
            <w:r w:rsidR="00897D4B" w:rsidRPr="00897D4B">
              <w:rPr>
                <w:noProof/>
                <w:webHidden/>
                <w:sz w:val="20"/>
              </w:rPr>
            </w:r>
            <w:r w:rsidR="00897D4B" w:rsidRPr="00897D4B">
              <w:rPr>
                <w:noProof/>
                <w:webHidden/>
                <w:sz w:val="20"/>
              </w:rPr>
              <w:fldChar w:fldCharType="separate"/>
            </w:r>
            <w:r w:rsidR="00694387">
              <w:rPr>
                <w:noProof/>
                <w:webHidden/>
                <w:sz w:val="20"/>
              </w:rPr>
              <w:t>50</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87" w:history="1">
            <w:r w:rsidR="00897D4B" w:rsidRPr="00897D4B">
              <w:rPr>
                <w:rStyle w:val="Hyperlink"/>
                <w:noProof/>
                <w:sz w:val="20"/>
              </w:rPr>
              <w:t>Operazioni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_Toc498878187 \h </w:instrText>
            </w:r>
            <w:r w:rsidR="00897D4B" w:rsidRPr="00897D4B">
              <w:rPr>
                <w:noProof/>
                <w:webHidden/>
                <w:sz w:val="20"/>
              </w:rPr>
            </w:r>
            <w:r w:rsidR="00897D4B" w:rsidRPr="00897D4B">
              <w:rPr>
                <w:noProof/>
                <w:webHidden/>
                <w:sz w:val="20"/>
              </w:rPr>
              <w:fldChar w:fldCharType="separate"/>
            </w:r>
            <w:r w:rsidR="00694387">
              <w:rPr>
                <w:noProof/>
                <w:webHidden/>
                <w:sz w:val="20"/>
              </w:rPr>
              <w:t>50</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88" w:history="1">
            <w:r w:rsidR="00897D4B" w:rsidRPr="00897D4B">
              <w:rPr>
                <w:rStyle w:val="Hyperlink"/>
                <w:noProof/>
                <w:sz w:val="20"/>
              </w:rPr>
              <w:t>Operazione 1</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_Toc498878188 \h </w:instrText>
            </w:r>
            <w:r w:rsidR="00897D4B" w:rsidRPr="00897D4B">
              <w:rPr>
                <w:noProof/>
                <w:webHidden/>
                <w:sz w:val="20"/>
              </w:rPr>
            </w:r>
            <w:r w:rsidR="00897D4B" w:rsidRPr="00897D4B">
              <w:rPr>
                <w:noProof/>
                <w:webHidden/>
                <w:sz w:val="20"/>
              </w:rPr>
              <w:fldChar w:fldCharType="separate"/>
            </w:r>
            <w:r w:rsidR="00694387">
              <w:rPr>
                <w:noProof/>
                <w:webHidden/>
                <w:sz w:val="20"/>
              </w:rPr>
              <w:t>50</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89" w:history="1">
            <w:r w:rsidR="00897D4B" w:rsidRPr="00897D4B">
              <w:rPr>
                <w:rStyle w:val="Hyperlink"/>
                <w:noProof/>
                <w:sz w:val="20"/>
              </w:rPr>
              <w:t>Operazione 2</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_Toc498878189 \h </w:instrText>
            </w:r>
            <w:r w:rsidR="00897D4B" w:rsidRPr="00897D4B">
              <w:rPr>
                <w:noProof/>
                <w:webHidden/>
                <w:sz w:val="20"/>
              </w:rPr>
            </w:r>
            <w:r w:rsidR="00897D4B" w:rsidRPr="00897D4B">
              <w:rPr>
                <w:noProof/>
                <w:webHidden/>
                <w:sz w:val="20"/>
              </w:rPr>
              <w:fldChar w:fldCharType="separate"/>
            </w:r>
            <w:r w:rsidR="00694387">
              <w:rPr>
                <w:noProof/>
                <w:webHidden/>
                <w:sz w:val="20"/>
              </w:rPr>
              <w:t>50</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0" w:history="1">
            <w:r w:rsidR="00897D4B" w:rsidRPr="00897D4B">
              <w:rPr>
                <w:rStyle w:val="Hyperlink"/>
                <w:noProof/>
                <w:sz w:val="20"/>
              </w:rPr>
              <w:t>Operazione 3</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_Toc498878190 \h </w:instrText>
            </w:r>
            <w:r w:rsidR="00897D4B" w:rsidRPr="00897D4B">
              <w:rPr>
                <w:noProof/>
                <w:webHidden/>
                <w:sz w:val="20"/>
              </w:rPr>
            </w:r>
            <w:r w:rsidR="00897D4B" w:rsidRPr="00897D4B">
              <w:rPr>
                <w:noProof/>
                <w:webHidden/>
                <w:sz w:val="20"/>
              </w:rPr>
              <w:fldChar w:fldCharType="separate"/>
            </w:r>
            <w:r w:rsidR="00694387">
              <w:rPr>
                <w:noProof/>
                <w:webHidden/>
                <w:sz w:val="20"/>
              </w:rPr>
              <w:t>51</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1" w:history="1">
            <w:r w:rsidR="00897D4B" w:rsidRPr="00897D4B">
              <w:rPr>
                <w:rStyle w:val="Hyperlink"/>
                <w:noProof/>
                <w:sz w:val="20"/>
              </w:rPr>
              <w:t>Operazione 4</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_Toc498878191 \h </w:instrText>
            </w:r>
            <w:r w:rsidR="00897D4B" w:rsidRPr="00897D4B">
              <w:rPr>
                <w:noProof/>
                <w:webHidden/>
                <w:sz w:val="20"/>
              </w:rPr>
            </w:r>
            <w:r w:rsidR="00897D4B" w:rsidRPr="00897D4B">
              <w:rPr>
                <w:noProof/>
                <w:webHidden/>
                <w:sz w:val="20"/>
              </w:rPr>
              <w:fldChar w:fldCharType="separate"/>
            </w:r>
            <w:r w:rsidR="00694387">
              <w:rPr>
                <w:noProof/>
                <w:webHidden/>
                <w:sz w:val="20"/>
              </w:rPr>
              <w:t>52</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2" w:history="1">
            <w:r w:rsidR="00897D4B" w:rsidRPr="00897D4B">
              <w:rPr>
                <w:rStyle w:val="Hyperlink"/>
                <w:noProof/>
                <w:sz w:val="20"/>
              </w:rPr>
              <w:t>Operazione 5</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_Toc498878192 \h </w:instrText>
            </w:r>
            <w:r w:rsidR="00897D4B" w:rsidRPr="00897D4B">
              <w:rPr>
                <w:noProof/>
                <w:webHidden/>
                <w:sz w:val="20"/>
              </w:rPr>
            </w:r>
            <w:r w:rsidR="00897D4B" w:rsidRPr="00897D4B">
              <w:rPr>
                <w:noProof/>
                <w:webHidden/>
                <w:sz w:val="20"/>
              </w:rPr>
              <w:fldChar w:fldCharType="separate"/>
            </w:r>
            <w:r w:rsidR="00694387">
              <w:rPr>
                <w:noProof/>
                <w:webHidden/>
                <w:sz w:val="20"/>
              </w:rPr>
              <w:t>57</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3" w:history="1">
            <w:r w:rsidR="00897D4B" w:rsidRPr="00897D4B">
              <w:rPr>
                <w:rStyle w:val="Hyperlink"/>
                <w:noProof/>
                <w:sz w:val="20"/>
              </w:rPr>
              <w:t>Operazione 6</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_Toc498878193 \h </w:instrText>
            </w:r>
            <w:r w:rsidR="00897D4B" w:rsidRPr="00897D4B">
              <w:rPr>
                <w:noProof/>
                <w:webHidden/>
                <w:sz w:val="20"/>
              </w:rPr>
            </w:r>
            <w:r w:rsidR="00897D4B" w:rsidRPr="00897D4B">
              <w:rPr>
                <w:noProof/>
                <w:webHidden/>
                <w:sz w:val="20"/>
              </w:rPr>
              <w:fldChar w:fldCharType="separate"/>
            </w:r>
            <w:r w:rsidR="00694387">
              <w:rPr>
                <w:noProof/>
                <w:webHidden/>
                <w:sz w:val="20"/>
              </w:rPr>
              <w:t>57</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4" w:history="1">
            <w:r w:rsidR="00897D4B" w:rsidRPr="00897D4B">
              <w:rPr>
                <w:rStyle w:val="Hyperlink"/>
                <w:noProof/>
                <w:sz w:val="20"/>
              </w:rPr>
              <w:t>Operazione 7</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_Toc498878194 \h </w:instrText>
            </w:r>
            <w:r w:rsidR="00897D4B" w:rsidRPr="00897D4B">
              <w:rPr>
                <w:noProof/>
                <w:webHidden/>
                <w:sz w:val="20"/>
              </w:rPr>
            </w:r>
            <w:r w:rsidR="00897D4B" w:rsidRPr="00897D4B">
              <w:rPr>
                <w:noProof/>
                <w:webHidden/>
                <w:sz w:val="20"/>
              </w:rPr>
              <w:fldChar w:fldCharType="separate"/>
            </w:r>
            <w:r w:rsidR="00694387">
              <w:rPr>
                <w:noProof/>
                <w:webHidden/>
                <w:sz w:val="20"/>
              </w:rPr>
              <w:t>61</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5" w:history="1">
            <w:r w:rsidR="00897D4B" w:rsidRPr="00897D4B">
              <w:rPr>
                <w:rStyle w:val="Hyperlink"/>
                <w:noProof/>
                <w:sz w:val="20"/>
              </w:rPr>
              <w:t>Operazione 8</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_Toc498878195 \h </w:instrText>
            </w:r>
            <w:r w:rsidR="00897D4B" w:rsidRPr="00897D4B">
              <w:rPr>
                <w:noProof/>
                <w:webHidden/>
                <w:sz w:val="20"/>
              </w:rPr>
            </w:r>
            <w:r w:rsidR="00897D4B" w:rsidRPr="00897D4B">
              <w:rPr>
                <w:noProof/>
                <w:webHidden/>
                <w:sz w:val="20"/>
              </w:rPr>
              <w:fldChar w:fldCharType="separate"/>
            </w:r>
            <w:r w:rsidR="00694387">
              <w:rPr>
                <w:noProof/>
                <w:webHidden/>
                <w:sz w:val="20"/>
              </w:rPr>
              <w:t>63</w:t>
            </w:r>
            <w:r w:rsidR="00897D4B" w:rsidRPr="00897D4B">
              <w:rPr>
                <w:noProof/>
                <w:webHidden/>
                <w:sz w:val="20"/>
              </w:rPr>
              <w:fldChar w:fldCharType="end"/>
            </w:r>
          </w:hyperlink>
        </w:p>
        <w:p w:rsidR="00897D4B" w:rsidRPr="00897D4B" w:rsidRDefault="00C90146">
          <w:pPr>
            <w:pStyle w:val="TOC2"/>
            <w:tabs>
              <w:tab w:val="right" w:leader="dot" w:pos="9628"/>
            </w:tabs>
            <w:rPr>
              <w:rFonts w:asciiTheme="minorHAnsi" w:hAnsiTheme="minorHAnsi"/>
              <w:noProof/>
              <w:sz w:val="20"/>
              <w:szCs w:val="22"/>
              <w:lang w:eastAsia="it-IT"/>
            </w:rPr>
          </w:pPr>
          <w:hyperlink w:anchor="_Toc498878196" w:history="1">
            <w:r w:rsidR="00897D4B" w:rsidRPr="00897D4B">
              <w:rPr>
                <w:rStyle w:val="Hyperlink"/>
                <w:rFonts w:eastAsia="Times New Roman"/>
                <w:noProof/>
                <w:sz w:val="20"/>
                <w:lang w:eastAsia="it-IT"/>
              </w:rPr>
              <w:t>Vincoli generici</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_Toc498878196 \h </w:instrText>
            </w:r>
            <w:r w:rsidR="00897D4B" w:rsidRPr="00897D4B">
              <w:rPr>
                <w:noProof/>
                <w:webHidden/>
                <w:sz w:val="20"/>
              </w:rPr>
            </w:r>
            <w:r w:rsidR="00897D4B" w:rsidRPr="00897D4B">
              <w:rPr>
                <w:noProof/>
                <w:webHidden/>
                <w:sz w:val="20"/>
              </w:rPr>
              <w:fldChar w:fldCharType="separate"/>
            </w:r>
            <w:r w:rsidR="00694387">
              <w:rPr>
                <w:noProof/>
                <w:webHidden/>
                <w:sz w:val="20"/>
              </w:rPr>
              <w:t>63</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7" w:history="1">
            <w:r w:rsidR="00897D4B" w:rsidRPr="00897D4B">
              <w:rPr>
                <w:rStyle w:val="Hyperlink"/>
                <w:noProof/>
                <w:sz w:val="20"/>
                <w:lang w:eastAsia="it-IT"/>
              </w:rPr>
              <w:t>Turnazione del personale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_Toc498878197 \h </w:instrText>
            </w:r>
            <w:r w:rsidR="00897D4B" w:rsidRPr="00897D4B">
              <w:rPr>
                <w:noProof/>
                <w:webHidden/>
                <w:sz w:val="20"/>
              </w:rPr>
            </w:r>
            <w:r w:rsidR="00897D4B" w:rsidRPr="00897D4B">
              <w:rPr>
                <w:noProof/>
                <w:webHidden/>
                <w:sz w:val="20"/>
              </w:rPr>
              <w:fldChar w:fldCharType="separate"/>
            </w:r>
            <w:r w:rsidR="00694387">
              <w:rPr>
                <w:noProof/>
                <w:webHidden/>
                <w:sz w:val="20"/>
              </w:rPr>
              <w:t>63</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8" w:history="1">
            <w:r w:rsidR="00897D4B" w:rsidRPr="00897D4B">
              <w:rPr>
                <w:rStyle w:val="Hyperlink"/>
                <w:noProof/>
                <w:sz w:val="20"/>
                <w:lang w:eastAsia="it-IT"/>
              </w:rPr>
              <w:t>Scheda di allenamento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_Toc498878198 \h </w:instrText>
            </w:r>
            <w:r w:rsidR="00897D4B" w:rsidRPr="00897D4B">
              <w:rPr>
                <w:noProof/>
                <w:webHidden/>
                <w:sz w:val="20"/>
              </w:rPr>
            </w:r>
            <w:r w:rsidR="00897D4B" w:rsidRPr="00897D4B">
              <w:rPr>
                <w:noProof/>
                <w:webHidden/>
                <w:sz w:val="20"/>
              </w:rPr>
              <w:fldChar w:fldCharType="separate"/>
            </w:r>
            <w:r w:rsidR="00694387">
              <w:rPr>
                <w:noProof/>
                <w:webHidden/>
                <w:sz w:val="20"/>
              </w:rPr>
              <w:t>65</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199" w:history="1">
            <w:r w:rsidR="00897D4B" w:rsidRPr="00897D4B">
              <w:rPr>
                <w:rStyle w:val="Hyperlink"/>
                <w:noProof/>
                <w:sz w:val="20"/>
                <w:lang w:eastAsia="it-IT"/>
              </w:rPr>
              <w:t>Corso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_Toc498878199 \h </w:instrText>
            </w:r>
            <w:r w:rsidR="00897D4B" w:rsidRPr="00897D4B">
              <w:rPr>
                <w:noProof/>
                <w:webHidden/>
                <w:sz w:val="20"/>
              </w:rPr>
            </w:r>
            <w:r w:rsidR="00897D4B" w:rsidRPr="00897D4B">
              <w:rPr>
                <w:noProof/>
                <w:webHidden/>
                <w:sz w:val="20"/>
              </w:rPr>
              <w:fldChar w:fldCharType="separate"/>
            </w:r>
            <w:r w:rsidR="00694387">
              <w:rPr>
                <w:noProof/>
                <w:webHidden/>
                <w:sz w:val="20"/>
              </w:rPr>
              <w:t>65</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200" w:history="1">
            <w:r w:rsidR="00897D4B" w:rsidRPr="00897D4B">
              <w:rPr>
                <w:rStyle w:val="Hyperlink"/>
                <w:noProof/>
                <w:sz w:val="20"/>
                <w:lang w:eastAsia="it-IT"/>
              </w:rPr>
              <w:t>Accesso</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_Toc498878200 \h </w:instrText>
            </w:r>
            <w:r w:rsidR="00897D4B" w:rsidRPr="00897D4B">
              <w:rPr>
                <w:noProof/>
                <w:webHidden/>
                <w:sz w:val="20"/>
              </w:rPr>
            </w:r>
            <w:r w:rsidR="00897D4B" w:rsidRPr="00897D4B">
              <w:rPr>
                <w:noProof/>
                <w:webHidden/>
                <w:sz w:val="20"/>
              </w:rPr>
              <w:fldChar w:fldCharType="separate"/>
            </w:r>
            <w:r w:rsidR="00694387">
              <w:rPr>
                <w:noProof/>
                <w:webHidden/>
                <w:sz w:val="20"/>
              </w:rPr>
              <w:t>65</w:t>
            </w:r>
            <w:r w:rsidR="00897D4B" w:rsidRPr="00897D4B">
              <w:rPr>
                <w:noProof/>
                <w:webHidden/>
                <w:sz w:val="20"/>
              </w:rPr>
              <w:fldChar w:fldCharType="end"/>
            </w:r>
          </w:hyperlink>
        </w:p>
        <w:p w:rsidR="00897D4B" w:rsidRPr="00897D4B" w:rsidRDefault="00C90146">
          <w:pPr>
            <w:pStyle w:val="TOC3"/>
            <w:tabs>
              <w:tab w:val="right" w:leader="dot" w:pos="9628"/>
            </w:tabs>
            <w:rPr>
              <w:rFonts w:asciiTheme="minorHAnsi" w:hAnsiTheme="minorHAnsi"/>
              <w:noProof/>
              <w:sz w:val="20"/>
              <w:szCs w:val="22"/>
              <w:lang w:eastAsia="it-IT"/>
            </w:rPr>
          </w:pPr>
          <w:hyperlink w:anchor="_Toc498878201" w:history="1">
            <w:r w:rsidR="00897D4B" w:rsidRPr="00897D4B">
              <w:rPr>
                <w:rStyle w:val="Hyperlink"/>
                <w:noProof/>
                <w:sz w:val="20"/>
                <w:lang w:eastAsia="it-IT"/>
              </w:rPr>
              <w:t>Scheda alimentazione</w:t>
            </w:r>
            <w:r w:rsidR="00897D4B" w:rsidRPr="00897D4B">
              <w:rPr>
                <w:noProof/>
                <w:webHidden/>
                <w:sz w:val="20"/>
              </w:rPr>
              <w:tab/>
            </w:r>
            <w:r w:rsidR="00897D4B" w:rsidRPr="00897D4B">
              <w:rPr>
                <w:noProof/>
                <w:webHidden/>
                <w:sz w:val="20"/>
              </w:rPr>
              <w:fldChar w:fldCharType="begin"/>
            </w:r>
            <w:r w:rsidR="00897D4B" w:rsidRPr="00897D4B">
              <w:rPr>
                <w:noProof/>
                <w:webHidden/>
                <w:sz w:val="20"/>
              </w:rPr>
              <w:instrText xml:space="preserve"> PAGEREF _Toc498878201 \h </w:instrText>
            </w:r>
            <w:r w:rsidR="00897D4B" w:rsidRPr="00897D4B">
              <w:rPr>
                <w:noProof/>
                <w:webHidden/>
                <w:sz w:val="20"/>
              </w:rPr>
            </w:r>
            <w:r w:rsidR="00897D4B" w:rsidRPr="00897D4B">
              <w:rPr>
                <w:noProof/>
                <w:webHidden/>
                <w:sz w:val="20"/>
              </w:rPr>
              <w:fldChar w:fldCharType="separate"/>
            </w:r>
            <w:r w:rsidR="00694387">
              <w:rPr>
                <w:noProof/>
                <w:webHidden/>
                <w:sz w:val="20"/>
              </w:rPr>
              <w:t>67</w:t>
            </w:r>
            <w:r w:rsidR="00897D4B" w:rsidRPr="00897D4B">
              <w:rPr>
                <w:noProof/>
                <w:webHidden/>
                <w:sz w:val="20"/>
              </w:rPr>
              <w:fldChar w:fldCharType="end"/>
            </w:r>
          </w:hyperlink>
        </w:p>
        <w:p w:rsidR="000466BE" w:rsidRDefault="009D376A">
          <w:pPr>
            <w:rPr>
              <w:b/>
              <w:bCs/>
              <w:sz w:val="20"/>
            </w:rPr>
          </w:pPr>
          <w:r w:rsidRPr="000466BE">
            <w:rPr>
              <w:b/>
              <w:bCs/>
              <w:sz w:val="20"/>
            </w:rPr>
            <w:fldChar w:fldCharType="end"/>
          </w:r>
        </w:p>
        <w:p w:rsidR="009D376A" w:rsidRPr="000466BE" w:rsidRDefault="000466BE">
          <w:r>
            <w:br w:type="page"/>
          </w:r>
        </w:p>
      </w:sdtContent>
    </w:sdt>
    <w:p w:rsidR="00174611" w:rsidRPr="00174611" w:rsidRDefault="00174611" w:rsidP="00117B6C">
      <w:pPr>
        <w:pStyle w:val="Heading1"/>
      </w:pPr>
      <w:bookmarkStart w:id="1" w:name="_Toc498878127"/>
      <w:r w:rsidRPr="00174611">
        <w:lastRenderedPageBreak/>
        <w:t>Analisi delle specifiche</w:t>
      </w:r>
      <w:bookmarkEnd w:id="0"/>
      <w:bookmarkEnd w:id="1"/>
    </w:p>
    <w:p w:rsidR="00174611" w:rsidRPr="00174611" w:rsidRDefault="00552E94" w:rsidP="00174611">
      <w:r>
        <w:t>Di seguente sono fornite le descrizioni dettagliate dei punti del progetto lasciati a discrezione degli studenti.</w:t>
      </w:r>
    </w:p>
    <w:p w:rsidR="00174611" w:rsidRPr="00174611" w:rsidRDefault="00174611" w:rsidP="00174611">
      <w:bookmarkStart w:id="2" w:name="_Toc498878128"/>
      <w:r w:rsidRPr="002550AC">
        <w:rPr>
          <w:rStyle w:val="Heading3Char"/>
        </w:rPr>
        <w:t>Livello di usura dei macchinari (2.2.1)</w:t>
      </w:r>
      <w:bookmarkEnd w:id="2"/>
      <w:r w:rsidRPr="00174611">
        <w:br/>
      </w:r>
      <w:r w:rsidR="00552E94">
        <w:t xml:space="preserve">I macchinari dopo un certo periodo di utilizzo devono essere messi in manutenzione prima di poter essere riutilizzati. </w:t>
      </w:r>
      <w:r w:rsidRPr="00174611">
        <w:t>Un macchinario raggiunge il 100% del proprio livello di usura dopo 2000 ore di utilizzo (equivale a circa 6 mesi di utilizzo). Una volta raggiunto, il macchinario entrerà in uno stato “</w:t>
      </w:r>
      <w:r w:rsidRPr="00174611">
        <w:rPr>
          <w:rFonts w:ascii="Courier New" w:hAnsi="Courier New" w:cs="Courier New"/>
        </w:rPr>
        <w:t>di manutenzione</w:t>
      </w:r>
      <w:r w:rsidRPr="00174611">
        <w:t xml:space="preserve">” e non sarà utilizzabile </w:t>
      </w:r>
      <w:r w:rsidR="00536949" w:rsidRPr="00174611">
        <w:t>finché</w:t>
      </w:r>
      <w:r w:rsidRPr="00174611">
        <w:t xml:space="preserve"> l’intervento non sarà effettuato, </w:t>
      </w:r>
      <w:r w:rsidR="00D1396B">
        <w:t>quest’ultimo diminuirà la percentuale di usura a livelli accettabili</w:t>
      </w:r>
      <w:r w:rsidR="00076B5F">
        <w:t>.</w:t>
      </w:r>
    </w:p>
    <w:p w:rsidR="00174611" w:rsidRPr="00174611" w:rsidRDefault="00174611" w:rsidP="00174611">
      <w:bookmarkStart w:id="3" w:name="_Toc498878129"/>
      <w:r w:rsidRPr="002550AC">
        <w:rPr>
          <w:rStyle w:val="Heading3Char"/>
        </w:rPr>
        <w:t>Scala dei valori relativi al potenziamento muscolare (2.2.3)</w:t>
      </w:r>
      <w:bookmarkEnd w:id="3"/>
      <w:r w:rsidRPr="00174611">
        <w:br/>
        <w:t xml:space="preserve">Il cliente, al momento della sottoscrizione del contratto, </w:t>
      </w:r>
      <w:r w:rsidR="00D1396B">
        <w:t>nell’atto di</w:t>
      </w:r>
      <w:r w:rsidRPr="00174611">
        <w:t xml:space="preserve"> indicare gli obiettivi da porre, potrà </w:t>
      </w:r>
      <w:r w:rsidR="00D1396B">
        <w:t>anche stabilire</w:t>
      </w:r>
      <w:r w:rsidRPr="00174611">
        <w:t xml:space="preserve"> il livello di potenziamento muscolare per ciascuno dei muscoli target</w:t>
      </w:r>
      <w:r w:rsidR="00D1396B">
        <w:t>,</w:t>
      </w:r>
      <w:r w:rsidRPr="00174611">
        <w:t xml:space="preserve"> basandosi su una scala di cinque valori: </w:t>
      </w:r>
      <w:r w:rsidRPr="00174611">
        <w:rPr>
          <w:rFonts w:ascii="Courier New" w:hAnsi="Courier New" w:cs="Courier New"/>
        </w:rPr>
        <w:t xml:space="preserve">{minimo, lieve, </w:t>
      </w:r>
      <w:r w:rsidR="00536949" w:rsidRPr="00174611">
        <w:rPr>
          <w:rFonts w:ascii="Courier New" w:hAnsi="Courier New" w:cs="Courier New"/>
        </w:rPr>
        <w:t>moderato</w:t>
      </w:r>
      <w:r w:rsidRPr="00174611">
        <w:rPr>
          <w:rFonts w:ascii="Courier New" w:hAnsi="Courier New" w:cs="Courier New"/>
        </w:rPr>
        <w:t>, elevato, massimo</w:t>
      </w:r>
      <w:r w:rsidRPr="00174611">
        <w:t>}. Questo permetterà di accogliere un</w:t>
      </w:r>
      <w:r w:rsidR="00D1396B">
        <w:t xml:space="preserve"> numero di casistiche superiore. Per esempio</w:t>
      </w:r>
      <w:r w:rsidRPr="00174611">
        <w:t xml:space="preserve"> un cliente, </w:t>
      </w:r>
      <w:r w:rsidR="00D1396B">
        <w:t>a causa di</w:t>
      </w:r>
      <w:r w:rsidRPr="00174611">
        <w:t xml:space="preserve"> altri sport praticati, </w:t>
      </w:r>
      <w:r w:rsidR="00D1396B">
        <w:t>potrebbe avere l’esigenza di effettuare un</w:t>
      </w:r>
      <w:r w:rsidRPr="00174611">
        <w:t xml:space="preserve"> allenamento molto intenso e specifico per un determinato gruppo muscolare (selezionando quindi “</w:t>
      </w:r>
      <w:r w:rsidRPr="00174611">
        <w:rPr>
          <w:rFonts w:ascii="Courier New" w:hAnsi="Courier New" w:cs="Courier New"/>
        </w:rPr>
        <w:t>massimo</w:t>
      </w:r>
      <w:r w:rsidRPr="00174611">
        <w:t xml:space="preserve">”), un altro cliente </w:t>
      </w:r>
      <w:r w:rsidR="00D1396B">
        <w:t>invece potrebbe</w:t>
      </w:r>
      <w:r w:rsidRPr="00174611">
        <w:t xml:space="preserve"> preferire un allenamento </w:t>
      </w:r>
      <w:r w:rsidR="00D1396B">
        <w:t xml:space="preserve">leggero, per un gruppo muscolare per cui necessita di effettuare riabilitazione </w:t>
      </w:r>
      <w:r w:rsidR="00D1396B" w:rsidRPr="00174611">
        <w:t>(selezionando quindi “</w:t>
      </w:r>
      <w:r w:rsidR="00D1396B">
        <w:rPr>
          <w:rFonts w:ascii="Courier New" w:hAnsi="Courier New" w:cs="Courier New"/>
        </w:rPr>
        <w:t>lieve</w:t>
      </w:r>
      <w:r w:rsidR="00D1396B" w:rsidRPr="00174611">
        <w:t>”)</w:t>
      </w:r>
      <w:r w:rsidR="00D1396B">
        <w:t>.</w:t>
      </w:r>
    </w:p>
    <w:p w:rsidR="00174611" w:rsidRPr="00174611" w:rsidRDefault="00174611" w:rsidP="00174611">
      <w:bookmarkStart w:id="4" w:name="_Toc498878130"/>
      <w:r w:rsidRPr="002550AC">
        <w:rPr>
          <w:rStyle w:val="Heading3Char"/>
        </w:rPr>
        <w:t>Metrica per la misurazione delle performance del cliente (2.3.6 e 2.5.2</w:t>
      </w:r>
      <w:r w:rsidR="002550AC">
        <w:rPr>
          <w:rStyle w:val="Heading3Char"/>
        </w:rPr>
        <w:t>)</w:t>
      </w:r>
      <w:bookmarkEnd w:id="4"/>
      <w:r w:rsidR="0016062D">
        <w:br/>
        <w:t>Per la misurazione delle performance del cliente durante gli allenamenti</w:t>
      </w:r>
      <w:r w:rsidRPr="00174611">
        <w:t xml:space="preserve"> saranno presenti diverse </w:t>
      </w:r>
      <w:r w:rsidR="0016062D">
        <w:t>metriche</w:t>
      </w:r>
      <w:r w:rsidRPr="00174611">
        <w:t xml:space="preserve">, al fine di avere una panoramica </w:t>
      </w:r>
      <w:r w:rsidR="0016062D">
        <w:t>completa sulla qualità dei servizi offerti dal centr</w:t>
      </w:r>
      <w:r w:rsidR="004C6CCC">
        <w:t>o</w:t>
      </w:r>
      <w:r w:rsidRPr="00174611">
        <w:t>.</w:t>
      </w:r>
    </w:p>
    <w:p w:rsidR="00303C2D" w:rsidRDefault="00303C2D" w:rsidP="00DF652C">
      <w:pPr>
        <w:numPr>
          <w:ilvl w:val="0"/>
          <w:numId w:val="4"/>
        </w:numPr>
        <w:contextualSpacing/>
      </w:pPr>
      <w:r>
        <w:rPr>
          <w:noProof/>
          <w:highlight w:val="yellow"/>
          <w:lang w:eastAsia="it-IT"/>
        </w:rPr>
        <w:drawing>
          <wp:anchor distT="0" distB="0" distL="114300" distR="114300" simplePos="0" relativeHeight="251704320" behindDoc="1" locked="0" layoutInCell="1" allowOverlap="1">
            <wp:simplePos x="0" y="0"/>
            <wp:positionH relativeFrom="margin">
              <wp:align>right</wp:align>
            </wp:positionH>
            <wp:positionV relativeFrom="paragraph">
              <wp:posOffset>10160</wp:posOffset>
            </wp:positionV>
            <wp:extent cx="2367280" cy="4199890"/>
            <wp:effectExtent l="0" t="0" r="0" b="0"/>
            <wp:wrapTight wrapText="bothSides">
              <wp:wrapPolygon edited="0">
                <wp:start x="0" y="0"/>
                <wp:lineTo x="0" y="21456"/>
                <wp:lineTo x="21380" y="21456"/>
                <wp:lineTo x="2138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7280" cy="419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611" w:rsidRPr="00303C2D">
        <w:rPr>
          <w:b/>
          <w:i/>
        </w:rPr>
        <w:t>Fedeltà della frequenza</w:t>
      </w:r>
      <w:r w:rsidR="00174611" w:rsidRPr="00174611">
        <w:t xml:space="preserve">: percentuale di allenamenti eseguiti sia in eccesso che in difetto rispetto a quelli previsti per ogni settimana. </w:t>
      </w:r>
    </w:p>
    <w:p w:rsidR="00303C2D" w:rsidRPr="00174611" w:rsidRDefault="00174611" w:rsidP="00DF652C">
      <w:pPr>
        <w:numPr>
          <w:ilvl w:val="0"/>
          <w:numId w:val="4"/>
        </w:numPr>
        <w:contextualSpacing/>
      </w:pPr>
      <w:r w:rsidRPr="00303C2D">
        <w:rPr>
          <w:b/>
          <w:i/>
        </w:rPr>
        <w:t>Fedeltà della sessione</w:t>
      </w:r>
      <w:r w:rsidRPr="00174611">
        <w:t xml:space="preserve">: percentuale di sessioni eseguite nel giorno indicato dalla scheda di allenamento (il rapporto tra giorni di riposo e di esercizio, scelto dagli istruttori, è fondamentale per un buon allenamento). </w:t>
      </w:r>
    </w:p>
    <w:p w:rsidR="00303C2D" w:rsidRDefault="00174611" w:rsidP="00DF652C">
      <w:pPr>
        <w:numPr>
          <w:ilvl w:val="0"/>
          <w:numId w:val="4"/>
        </w:numPr>
        <w:contextualSpacing/>
      </w:pPr>
      <w:r w:rsidRPr="00303C2D">
        <w:rPr>
          <w:b/>
          <w:i/>
        </w:rPr>
        <w:t>Fedeltà degli esercizi</w:t>
      </w:r>
      <w:r w:rsidRPr="00174611">
        <w:t xml:space="preserve">: percentuale di esercizi svolti rispetto al totale indicato per le singole sessioni. </w:t>
      </w:r>
    </w:p>
    <w:p w:rsidR="00174611" w:rsidRPr="00174611" w:rsidRDefault="00174611" w:rsidP="00DF652C">
      <w:pPr>
        <w:numPr>
          <w:ilvl w:val="0"/>
          <w:numId w:val="4"/>
        </w:numPr>
        <w:contextualSpacing/>
      </w:pPr>
      <w:r w:rsidRPr="00303C2D">
        <w:rPr>
          <w:b/>
          <w:i/>
        </w:rPr>
        <w:t>Fedeltà di esecuzione</w:t>
      </w:r>
      <w:r w:rsidRPr="00174611">
        <w:t xml:space="preserve">: percentuale di esercizi svolti con un tempo effettivo di esecuzione entro un range del 10% rispetto alla durata indicata sulla scheda di allenamento. </w:t>
      </w:r>
    </w:p>
    <w:p w:rsidR="00303C2D" w:rsidRDefault="00174611" w:rsidP="00DF652C">
      <w:pPr>
        <w:numPr>
          <w:ilvl w:val="0"/>
          <w:numId w:val="4"/>
        </w:numPr>
        <w:contextualSpacing/>
      </w:pPr>
      <w:r w:rsidRPr="00303C2D">
        <w:rPr>
          <w:b/>
          <w:i/>
        </w:rPr>
        <w:t>Battito cardiaco</w:t>
      </w:r>
      <w:r w:rsidRPr="00174611">
        <w:t>: grazie al dispositivo indossato dall’utente dur</w:t>
      </w:r>
      <w:r w:rsidR="004C6CCC">
        <w:t>ante le sessioni di allenamento</w:t>
      </w:r>
      <w:r w:rsidRPr="00174611">
        <w:t xml:space="preserve"> è possibile ottenere </w:t>
      </w:r>
      <w:r w:rsidR="004C6CCC">
        <w:t>statistiche sul battito cardiaco</w:t>
      </w:r>
      <w:r w:rsidRPr="00174611">
        <w:t>. Confrontando quest</w:t>
      </w:r>
      <w:r w:rsidR="004C6CCC">
        <w:t>i valori</w:t>
      </w:r>
      <w:r w:rsidRPr="00174611">
        <w:t xml:space="preserve"> con i dati memorizzati dell’uten</w:t>
      </w:r>
      <w:r w:rsidR="004C6CCC">
        <w:t>te (età, peso, altezza e sesso)</w:t>
      </w:r>
      <w:r w:rsidRPr="00174611">
        <w:t xml:space="preserve"> è possibile valutare lo sforzo compiuto</w:t>
      </w:r>
      <w:r w:rsidR="00303C2D">
        <w:t>.</w:t>
      </w:r>
    </w:p>
    <w:p w:rsidR="00F45F0B" w:rsidRPr="00174611" w:rsidRDefault="00303C2D" w:rsidP="00DF652C">
      <w:pPr>
        <w:numPr>
          <w:ilvl w:val="0"/>
          <w:numId w:val="4"/>
        </w:numPr>
        <w:contextualSpacing/>
      </w:pPr>
      <w:r>
        <w:rPr>
          <w:noProof/>
          <w:lang w:eastAsia="it-IT"/>
        </w:rPr>
        <mc:AlternateContent>
          <mc:Choice Requires="wps">
            <w:drawing>
              <wp:anchor distT="0" distB="0" distL="114300" distR="114300" simplePos="0" relativeHeight="251708416" behindDoc="1" locked="0" layoutInCell="1" allowOverlap="1" wp14:anchorId="6C940DFE" wp14:editId="06E9CB6D">
                <wp:simplePos x="0" y="0"/>
                <wp:positionH relativeFrom="margin">
                  <wp:align>right</wp:align>
                </wp:positionH>
                <wp:positionV relativeFrom="paragraph">
                  <wp:posOffset>515036</wp:posOffset>
                </wp:positionV>
                <wp:extent cx="2367280" cy="457200"/>
                <wp:effectExtent l="0" t="0" r="13970" b="0"/>
                <wp:wrapTight wrapText="bothSides">
                  <wp:wrapPolygon edited="0">
                    <wp:start x="0" y="0"/>
                    <wp:lineTo x="0" y="20700"/>
                    <wp:lineTo x="21554" y="20700"/>
                    <wp:lineTo x="21554" y="0"/>
                    <wp:lineTo x="0" y="0"/>
                  </wp:wrapPolygon>
                </wp:wrapTight>
                <wp:docPr id="30" name="Casella di testo 30"/>
                <wp:cNvGraphicFramePr/>
                <a:graphic xmlns:a="http://schemas.openxmlformats.org/drawingml/2006/main">
                  <a:graphicData uri="http://schemas.microsoft.com/office/word/2010/wordprocessingShape">
                    <wps:wsp>
                      <wps:cNvSpPr txBox="1"/>
                      <wps:spPr>
                        <a:xfrm>
                          <a:off x="0" y="0"/>
                          <a:ext cx="2367280" cy="457200"/>
                        </a:xfrm>
                        <a:prstGeom prst="rect">
                          <a:avLst/>
                        </a:prstGeom>
                        <a:noFill/>
                        <a:ln>
                          <a:noFill/>
                        </a:ln>
                      </wps:spPr>
                      <wps:txbx>
                        <w:txbxContent>
                          <w:p w:rsidR="00C90146" w:rsidRPr="00303C2D" w:rsidRDefault="00C90146" w:rsidP="00303C2D">
                            <w:pPr>
                              <w:pStyle w:val="Caption"/>
                            </w:pPr>
                            <w:r w:rsidRPr="00303C2D">
                              <w:t xml:space="preserve">Tutte le varie misurazioni saranno visualizzabili attraverso l’applicazione per smartphone della palestra.  </w:t>
                            </w:r>
                          </w:p>
                          <w:p w:rsidR="00C90146" w:rsidRPr="001F4015" w:rsidRDefault="00C90146" w:rsidP="00303C2D">
                            <w:pPr>
                              <w:pStyle w:val="Caption"/>
                              <w:rPr>
                                <w:i/>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C940DFE" id="_x0000_t202" coordsize="21600,21600" o:spt="202" path="m,l,21600r21600,l21600,xe">
                <v:stroke joinstyle="miter"/>
                <v:path gradientshapeok="t" o:connecttype="rect"/>
              </v:shapetype>
              <v:shape id="Casella di testo 30" o:spid="_x0000_s1026" type="#_x0000_t202" style="position:absolute;left:0;text-align:left;margin-left:135.2pt;margin-top:40.55pt;width:186.4pt;height:36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" filled="f" stroked="f">
                <v:textbox inset="0,0,0,0">
                  <w:txbxContent>
                    <w:p w:rsidR="00C90146" w:rsidRPr="00303C2D" w:rsidRDefault="00C90146" w:rsidP="00303C2D">
                      <w:pPr>
                        <w:pStyle w:val="Caption"/>
                      </w:pPr>
                      <w:r w:rsidRPr="00303C2D">
                        <w:t xml:space="preserve">Tutte le varie misurazioni saranno visualizzabili attraverso l’applicazione per smartphone della palestra.  </w:t>
                      </w:r>
                    </w:p>
                    <w:p w:rsidR="00C90146" w:rsidRPr="001F4015" w:rsidRDefault="00C90146" w:rsidP="00303C2D">
                      <w:pPr>
                        <w:pStyle w:val="Caption"/>
                        <w:rPr>
                          <w:i/>
                          <w:szCs w:val="20"/>
                        </w:rPr>
                      </w:pPr>
                    </w:p>
                  </w:txbxContent>
                </v:textbox>
                <w10:wrap type="tight" anchorx="margin"/>
              </v:shape>
            </w:pict>
          </mc:Fallback>
        </mc:AlternateContent>
      </w:r>
      <w:r w:rsidR="00174611" w:rsidRPr="00303C2D">
        <w:rPr>
          <w:b/>
          <w:i/>
        </w:rPr>
        <w:t>Calorie consumate</w:t>
      </w:r>
      <w:r w:rsidR="00174611" w:rsidRPr="00174611">
        <w:t>: basandosi sui dati specifici del cliente (come il peso, il sesso e l’età), sulla durata dell’esercizio svolto e sui dati raccolti dal dispositivo indossato, è possibile fornire una valutazione indicativa delle calorie bruciate</w:t>
      </w:r>
      <w:r>
        <w:t>.</w:t>
      </w:r>
    </w:p>
    <w:p w:rsidR="00174611" w:rsidRPr="00174611" w:rsidRDefault="00174611" w:rsidP="00174611">
      <w:r w:rsidRPr="00174611">
        <w:lastRenderedPageBreak/>
        <w:t>Se i risultati ottenuti dovessero essere negativi, la palestra dovrà provvedere ad apportare delle modifiche alla scheda di allenamento o a proporre nuove soluzioni per il cliente:</w:t>
      </w:r>
    </w:p>
    <w:p w:rsidR="00174611" w:rsidRPr="00174611" w:rsidRDefault="00174611" w:rsidP="00DF652C">
      <w:pPr>
        <w:numPr>
          <w:ilvl w:val="0"/>
          <w:numId w:val="5"/>
        </w:numPr>
        <w:contextualSpacing/>
      </w:pPr>
      <w:r w:rsidRPr="004C6CCC">
        <w:rPr>
          <w:b/>
          <w:i/>
        </w:rPr>
        <w:t>Fedeltà alla palestra</w:t>
      </w:r>
      <w:r w:rsidRPr="00174611">
        <w:t xml:space="preserve">: questa percentuale è basata sulla media pesata tra </w:t>
      </w:r>
      <w:r w:rsidRPr="004C6CCC">
        <w:rPr>
          <w:i/>
        </w:rPr>
        <w:t>la fedeltà della frequenza</w:t>
      </w:r>
      <w:r w:rsidRPr="00174611">
        <w:t xml:space="preserve">, che influirà </w:t>
      </w:r>
      <w:r w:rsidR="004C6CCC">
        <w:t xml:space="preserve">per </w:t>
      </w:r>
      <m:oMath>
        <m:f>
          <m:fPr>
            <m:type m:val="skw"/>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m:t>
        </m:r>
      </m:oMath>
      <w:r w:rsidRPr="00174611">
        <w:t xml:space="preserve">e la </w:t>
      </w:r>
      <w:r w:rsidRPr="004C6CCC">
        <w:rPr>
          <w:i/>
        </w:rPr>
        <w:t>fedeltà della sessione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al cliente </w:t>
      </w:r>
      <w:r w:rsidRPr="004C6CCC">
        <w:rPr>
          <w:i/>
        </w:rPr>
        <w:t>verrà proposta una nuova scheda di allenamento</w:t>
      </w:r>
      <w:r w:rsidRPr="00174611">
        <w:t xml:space="preserve"> con più o meno giorni rispetto alla precedente. Nel caso, può anche essere suggerito qualche corso inerente agli interessi del cliente, in modo tale da rendergli più divertente ed interessante l’esperienza presso la palestra e </w:t>
      </w:r>
      <w:r w:rsidR="00536949" w:rsidRPr="00174611">
        <w:t>aumentare</w:t>
      </w:r>
      <w:r w:rsidRPr="00174611">
        <w:t xml:space="preserve"> la frequenza di accesso ad essa. Una bassa frequenza è sintomo di probabile abbandono.</w:t>
      </w:r>
    </w:p>
    <w:p w:rsidR="00174611" w:rsidRPr="00174611" w:rsidRDefault="00174611" w:rsidP="00DF652C">
      <w:pPr>
        <w:numPr>
          <w:ilvl w:val="0"/>
          <w:numId w:val="5"/>
        </w:numPr>
        <w:contextualSpacing/>
      </w:pPr>
      <w:r w:rsidRPr="004C6CCC">
        <w:rPr>
          <w:b/>
          <w:i/>
        </w:rPr>
        <w:t>Fedeltà alla scheda</w:t>
      </w:r>
      <w:r w:rsidRPr="00174611">
        <w:t xml:space="preserve">: questa percentuale è basata sulla media pesata tra la </w:t>
      </w:r>
      <w:r w:rsidRPr="004C6CCC">
        <w:rPr>
          <w:i/>
        </w:rPr>
        <w:t>fedeltà degli esercizi</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Pr="00174611">
        <w:t xml:space="preserve">, e la </w:t>
      </w:r>
      <w:r w:rsidRPr="004C6CCC">
        <w:rPr>
          <w:i/>
        </w:rPr>
        <w:t>fedeltà di esecuzione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w:t>
      </w:r>
      <w:r w:rsidRPr="004C6CCC">
        <w:rPr>
          <w:i/>
        </w:rPr>
        <w:t>sarà offerto al cliente un periodo di prova di due settimane con un personal trainer</w:t>
      </w:r>
      <w:r w:rsidRPr="00174611">
        <w:t xml:space="preserve">, nel caso in cui non sia già stato fatto. Egli provvederà a parlare col cliente e, di conseguenza, andare a </w:t>
      </w:r>
      <w:r w:rsidR="004C6CCC">
        <w:t>proporre una scheda di allenamento più adatta alle sue esigenze, oltre che seguirlo nell’</w:t>
      </w:r>
      <w:r w:rsidR="00303C2D">
        <w:t>esecuzione</w:t>
      </w:r>
      <w:r w:rsidR="004C6CCC">
        <w:t xml:space="preserve"> di quest’ultima </w:t>
      </w:r>
      <w:r w:rsidR="0033278B">
        <w:t>per la durata del periodo di prova</w:t>
      </w:r>
      <w:r w:rsidRPr="00174611">
        <w:t>.</w:t>
      </w:r>
    </w:p>
    <w:p w:rsidR="00174611" w:rsidRPr="00174611" w:rsidRDefault="00174611" w:rsidP="00DF652C">
      <w:pPr>
        <w:numPr>
          <w:ilvl w:val="0"/>
          <w:numId w:val="5"/>
        </w:numPr>
        <w:contextualSpacing/>
      </w:pPr>
      <w:r w:rsidRPr="004C6CCC">
        <w:rPr>
          <w:b/>
          <w:i/>
        </w:rPr>
        <w:t>Sforzo</w:t>
      </w:r>
      <w:r w:rsidRPr="00174611">
        <w:t xml:space="preserve">: questa percentuale si basa sul numero di esercizi eseguiti con un </w:t>
      </w:r>
      <w:r w:rsidRPr="0033278B">
        <w:rPr>
          <w:i/>
        </w:rPr>
        <w:t>battito cardiaco</w:t>
      </w:r>
      <w:r w:rsidRPr="00174611">
        <w:t xml:space="preserve"> superiore o inferiore a quello previsto e con un </w:t>
      </w:r>
      <w:r w:rsidRPr="0033278B">
        <w:rPr>
          <w:i/>
        </w:rPr>
        <w:t>consumo calorico</w:t>
      </w:r>
      <w:r w:rsidRPr="00174611">
        <w:t xml:space="preserve"> superiore o inferiore alla media per quel tipo di esercizio. Nel caso in cui dovesse </w:t>
      </w:r>
      <w:r w:rsidRPr="0033278B">
        <w:rPr>
          <w:b/>
        </w:rPr>
        <w:t>superare il 30%,</w:t>
      </w:r>
      <w:r w:rsidRPr="00174611">
        <w:t xml:space="preserve"> </w:t>
      </w:r>
      <w:r w:rsidRPr="0033278B">
        <w:rPr>
          <w:i/>
        </w:rPr>
        <w:t>verrà consigliata al cliente una sostituzione della scheda di allenamento con una più o meno impegnativa</w:t>
      </w:r>
      <w:r w:rsidRPr="00174611">
        <w:t>.</w:t>
      </w:r>
    </w:p>
    <w:p w:rsidR="00174611" w:rsidRDefault="00174611" w:rsidP="00DF652C">
      <w:pPr>
        <w:numPr>
          <w:ilvl w:val="0"/>
          <w:numId w:val="5"/>
        </w:numPr>
        <w:contextualSpacing/>
      </w:pPr>
      <w:r w:rsidRPr="004C6CCC">
        <w:rPr>
          <w:b/>
          <w:i/>
        </w:rPr>
        <w:t>Performance sportiva</w:t>
      </w:r>
      <w:r w:rsidRPr="00174611">
        <w:t xml:space="preserve">: questa percentuale è ottenuta dalla media tra la </w:t>
      </w:r>
      <w:r w:rsidRPr="00073BB1">
        <w:rPr>
          <w:i/>
        </w:rPr>
        <w:t>fedeltà alla palestra</w:t>
      </w:r>
      <w:r w:rsidRPr="00174611">
        <w:t xml:space="preserve">, la </w:t>
      </w:r>
      <w:r w:rsidRPr="00073BB1">
        <w:rPr>
          <w:i/>
        </w:rPr>
        <w:t>fedeltà alla scheda</w:t>
      </w:r>
      <w:r w:rsidRPr="00174611">
        <w:t xml:space="preserve"> e lo </w:t>
      </w:r>
      <w:r w:rsidRPr="00073BB1">
        <w:rPr>
          <w:i/>
        </w:rPr>
        <w:t>sforzo</w:t>
      </w:r>
      <w:r w:rsidRPr="00174611">
        <w:t xml:space="preserve">. </w:t>
      </w:r>
      <w:r w:rsidRPr="00073BB1">
        <w:rPr>
          <w:b/>
        </w:rPr>
        <w:t xml:space="preserve">Le migliori </w:t>
      </w:r>
      <w:r w:rsidR="00073BB1">
        <w:rPr>
          <w:b/>
        </w:rPr>
        <w:t>cinque</w:t>
      </w:r>
      <w:r w:rsidRPr="00174611">
        <w:t xml:space="preserve">, per palestra, valutate su allenamenti di almeno sei mesi ogni anno, </w:t>
      </w:r>
      <w:r w:rsidRPr="00073BB1">
        <w:rPr>
          <w:i/>
        </w:rPr>
        <w:t>riceveranno in omaggio un abbonamento da sei mesi</w:t>
      </w:r>
      <w:r w:rsidR="00073BB1">
        <w:t xml:space="preserve"> (in modo da </w:t>
      </w:r>
      <w:r w:rsidR="00303C2D">
        <w:t>incoraggiare.</w:t>
      </w:r>
      <w:r w:rsidRPr="00174611">
        <w:t xml:space="preserve"> Inoltre, </w:t>
      </w:r>
      <w:r w:rsidRPr="00073BB1">
        <w:rPr>
          <w:b/>
        </w:rPr>
        <w:t>il primo</w:t>
      </w:r>
      <w:r w:rsidRPr="00174611">
        <w:t xml:space="preserve"> riceverà il </w:t>
      </w:r>
      <w:r w:rsidR="00073BB1">
        <w:rPr>
          <w:i/>
        </w:rPr>
        <w:t>Bicipite di P</w:t>
      </w:r>
      <w:r w:rsidRPr="00073BB1">
        <w:rPr>
          <w:i/>
        </w:rPr>
        <w:t>latino</w:t>
      </w:r>
      <w:r w:rsidRPr="00174611">
        <w:t xml:space="preserve">, ossia una piccola coppa a forma di bicipite, e potrà aggiungere accanto al suo nome utente sul forum questa </w:t>
      </w:r>
      <w:r w:rsidR="009B68CE" w:rsidRPr="00174611">
        <w:t>icona</w:t>
      </w:r>
      <w:r w:rsidR="009B68CE">
        <w:t>:</w:t>
      </w:r>
      <w:r w:rsidR="009B68CE" w:rsidRPr="00174611">
        <w:t xml:space="preserve"> </w:t>
      </w:r>
      <w:r w:rsidR="009B68CE" w:rsidRPr="00174611">
        <w:rPr>
          <w:rFonts w:ascii="Segoe UI Emoji" w:hAnsi="Segoe UI Emoji" w:cs="Segoe UI Emoji"/>
        </w:rPr>
        <w:t>👑</w:t>
      </w:r>
      <w:r w:rsidRPr="00174611">
        <w:t>.</w:t>
      </w:r>
    </w:p>
    <w:p w:rsidR="00F45F0B" w:rsidRPr="00174611" w:rsidRDefault="00F45F0B" w:rsidP="00F45F0B">
      <w:pPr>
        <w:ind w:left="720"/>
        <w:contextualSpacing/>
      </w:pPr>
    </w:p>
    <w:p w:rsidR="00174611" w:rsidRPr="00303C2D" w:rsidRDefault="00174611" w:rsidP="00174611">
      <w:pPr>
        <w:rPr>
          <w:caps/>
          <w:color w:val="021730" w:themeColor="accent1" w:themeShade="7F"/>
          <w:spacing w:val="15"/>
        </w:rPr>
      </w:pPr>
      <w:bookmarkStart w:id="5" w:name="_Toc498878131"/>
      <w:r w:rsidRPr="002550AC">
        <w:rPr>
          <w:rStyle w:val="Heading3Char"/>
        </w:rPr>
        <w:t>Politica di attribuzione della credibilità di un utente (2.4.1)</w:t>
      </w:r>
      <w:bookmarkEnd w:id="5"/>
      <w:r w:rsidRPr="002550AC">
        <w:rPr>
          <w:rStyle w:val="Heading3Char"/>
        </w:rPr>
        <w:br/>
      </w:r>
      <w:r w:rsidR="00303C2D">
        <w:t xml:space="preserve">La politica di attribuzione della credibilità è stata implementata attraverso un attributo </w:t>
      </w:r>
      <w:r w:rsidR="00303C2D" w:rsidRPr="00F37502">
        <w:rPr>
          <w:b/>
          <w:i/>
        </w:rPr>
        <w:t>credibilità</w:t>
      </w:r>
      <w:r w:rsidR="00303C2D">
        <w:t xml:space="preserve"> </w:t>
      </w:r>
      <w:r w:rsidR="00F37502">
        <w:t xml:space="preserve">per ogni cliente, aggiornato periodicamente. </w:t>
      </w:r>
      <w:r w:rsidRPr="00174611">
        <w:t xml:space="preserve">Ogni utente potrà esprimere un giudizio da 0 a 5 </w:t>
      </w:r>
      <w:r w:rsidR="00F37502">
        <w:t>“</w:t>
      </w:r>
      <w:r w:rsidRPr="00303C2D">
        <w:rPr>
          <w:rFonts w:ascii="Segoe UI Emoji" w:hAnsi="Segoe UI Emoji" w:cs="Segoe UI Emoji"/>
        </w:rPr>
        <w:t>💪</w:t>
      </w:r>
      <w:r w:rsidR="00F37502">
        <w:rPr>
          <w:rFonts w:ascii="Segoe UI Emoji" w:hAnsi="Segoe UI Emoji" w:cs="Segoe UI Emoji"/>
        </w:rPr>
        <w:t>”</w:t>
      </w:r>
      <w:r w:rsidR="00F37502">
        <w:rPr>
          <w:rFonts w:ascii="Segoe UI Symbol" w:hAnsi="Segoe UI Symbol" w:cs="Segoe UI Symbol"/>
        </w:rPr>
        <w:t>,</w:t>
      </w:r>
      <w:r w:rsidRPr="00174611">
        <w:t xml:space="preserve"> </w:t>
      </w:r>
      <w:r w:rsidR="00F37502">
        <w:t>la cui media servirà per calcolare il valore della credibilità totale. La media verrà calcolata</w:t>
      </w:r>
      <w:r w:rsidRPr="00174611">
        <w:t xml:space="preserve"> eliminando il 5% delle valutazioni</w:t>
      </w:r>
      <w:r w:rsidR="00F37502">
        <w:t xml:space="preserve"> più</w:t>
      </w:r>
      <w:r w:rsidRPr="00174611">
        <w:t xml:space="preserve"> positive e il 5% delle valutazioni </w:t>
      </w:r>
      <w:r w:rsidR="00F37502">
        <w:t xml:space="preserve">più </w:t>
      </w:r>
      <w:r w:rsidRPr="00174611">
        <w:t xml:space="preserve">negative, in modo da smorzare </w:t>
      </w:r>
      <w:r w:rsidR="00F37502">
        <w:t xml:space="preserve">le valutazioni più estreme. </w:t>
      </w:r>
      <w:r w:rsidRPr="00174611">
        <w:t xml:space="preserve">Per coloro che avranno una credibilità tra i 4 e i 5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sarà disponibile l’icona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da affiancare al proprio nome utente durante la pubblicazione dei post</w:t>
      </w:r>
      <w:r w:rsidR="00F37502">
        <w:t xml:space="preserve"> ad indicare la loro affidabilità</w:t>
      </w:r>
      <w:r w:rsidRPr="00174611">
        <w:t>.</w:t>
      </w:r>
    </w:p>
    <w:p w:rsidR="00174611" w:rsidRPr="00174611" w:rsidRDefault="00174611" w:rsidP="00174611">
      <w:bookmarkStart w:id="6" w:name="_Toc498878132"/>
      <w:r w:rsidRPr="002550AC">
        <w:rPr>
          <w:rStyle w:val="Heading3Char"/>
        </w:rPr>
        <w:t>Suggerimento per la creazione di una cerchia (2.4.2)</w:t>
      </w:r>
      <w:bookmarkEnd w:id="6"/>
      <w:r w:rsidRPr="00174611">
        <w:br/>
        <w:t xml:space="preserve">Le cerchie possono rappresentare varie tipologie di gruppi di interesse. Il suggerimento scatterà, quindi, quando verrà riscontrato qualcosa in comune </w:t>
      </w:r>
      <w:r w:rsidR="00F37502">
        <w:t>tra due o più amici</w:t>
      </w:r>
      <w:r w:rsidRPr="00174611">
        <w:t>:</w:t>
      </w:r>
    </w:p>
    <w:p w:rsidR="00174611" w:rsidRPr="00174611" w:rsidRDefault="001C2DBE" w:rsidP="00DF652C">
      <w:pPr>
        <w:numPr>
          <w:ilvl w:val="0"/>
          <w:numId w:val="6"/>
        </w:numPr>
        <w:contextualSpacing/>
      </w:pPr>
      <w:r>
        <w:t>Se</w:t>
      </w:r>
      <w:r w:rsidR="00174611" w:rsidRPr="00174611">
        <w:t xml:space="preserve"> due o più amici </w:t>
      </w:r>
      <w:r w:rsidR="00174611" w:rsidRPr="00F37502">
        <w:rPr>
          <w:i/>
        </w:rPr>
        <w:t>hanno selezionato una stessa attività</w:t>
      </w:r>
      <w:r w:rsidR="00174611" w:rsidRPr="00174611">
        <w:t xml:space="preserve"> tra i propri interessi durante la personalizzazione iniziale del profilo, verrà suggerita una cerchia “</w:t>
      </w:r>
      <w:r w:rsidR="00174611" w:rsidRPr="00174611">
        <w:rPr>
          <w:rFonts w:ascii="Courier New" w:hAnsi="Courier New" w:cs="Courier New"/>
          <w:i/>
        </w:rPr>
        <w:t>nome_attività</w:t>
      </w:r>
      <w:r w:rsidR="00174611" w:rsidRPr="00174611">
        <w:t>”.</w:t>
      </w:r>
    </w:p>
    <w:p w:rsidR="00174611" w:rsidRPr="00174611" w:rsidRDefault="001C2DBE" w:rsidP="00DF652C">
      <w:pPr>
        <w:numPr>
          <w:ilvl w:val="0"/>
          <w:numId w:val="6"/>
        </w:numPr>
        <w:contextualSpacing/>
      </w:pPr>
      <w:r>
        <w:t xml:space="preserve">Se </w:t>
      </w:r>
      <w:r w:rsidR="00174611" w:rsidRPr="00174611">
        <w:t xml:space="preserve">due o più amici </w:t>
      </w:r>
      <w:r w:rsidR="00174611" w:rsidRPr="00F37502">
        <w:rPr>
          <w:i/>
        </w:rPr>
        <w:t xml:space="preserve">hanno stipulato un contratto </w:t>
      </w:r>
      <w:r w:rsidR="00F37502" w:rsidRPr="00F37502">
        <w:rPr>
          <w:i/>
        </w:rPr>
        <w:t>nella stessa palestra</w:t>
      </w:r>
      <w:r w:rsidR="00174611" w:rsidRPr="00174611">
        <w:t>, verrà suggerita una cerchia “</w:t>
      </w:r>
      <w:r w:rsidR="00174611" w:rsidRPr="001C2DBE">
        <w:rPr>
          <w:rFonts w:ascii="Courier New" w:hAnsi="Courier New" w:cs="Courier New"/>
        </w:rPr>
        <w:t>Nella mia palestra</w:t>
      </w:r>
      <w:r w:rsidR="00174611" w:rsidRPr="00174611">
        <w:t>”.</w:t>
      </w:r>
    </w:p>
    <w:p w:rsidR="00174611" w:rsidRPr="00174611" w:rsidRDefault="001C2DBE" w:rsidP="00DF652C">
      <w:pPr>
        <w:numPr>
          <w:ilvl w:val="0"/>
          <w:numId w:val="6"/>
        </w:numPr>
        <w:contextualSpacing/>
      </w:pPr>
      <w:r>
        <w:t xml:space="preserve">Se </w:t>
      </w:r>
      <w:r w:rsidR="00174611" w:rsidRPr="00174611">
        <w:t xml:space="preserve">due o più amici </w:t>
      </w:r>
      <w:r w:rsidR="00174611" w:rsidRPr="001C2DBE">
        <w:rPr>
          <w:i/>
        </w:rPr>
        <w:t xml:space="preserve">frequentano </w:t>
      </w:r>
      <w:r w:rsidRPr="001C2DBE">
        <w:rPr>
          <w:i/>
        </w:rPr>
        <w:t>gli stessi corsi</w:t>
      </w:r>
      <w:r w:rsidR="00174611" w:rsidRPr="00174611">
        <w:t>, verrà suggerita una cerchia “</w:t>
      </w:r>
      <w:r w:rsidR="00174611" w:rsidRPr="00174611">
        <w:rPr>
          <w:rFonts w:ascii="Courier New" w:hAnsi="Courier New" w:cs="Courier New"/>
          <w:i/>
        </w:rPr>
        <w:t>nome_corso</w:t>
      </w:r>
      <w:r w:rsidR="00174611" w:rsidRPr="00174611">
        <w:t>”.</w:t>
      </w:r>
    </w:p>
    <w:p w:rsidR="00174611" w:rsidRPr="00174611" w:rsidRDefault="001C2DBE" w:rsidP="00DF652C">
      <w:pPr>
        <w:numPr>
          <w:ilvl w:val="0"/>
          <w:numId w:val="6"/>
        </w:numPr>
        <w:contextualSpacing/>
      </w:pPr>
      <w:r>
        <w:t xml:space="preserve">Se </w:t>
      </w:r>
      <w:r w:rsidR="00174611" w:rsidRPr="00174611">
        <w:t xml:space="preserve">due o più amici hanno, nella stessa palestra, </w:t>
      </w:r>
      <w:r w:rsidR="00174611" w:rsidRPr="001C2DBE">
        <w:rPr>
          <w:i/>
        </w:rPr>
        <w:t>le stesse sessioni di esercizi</w:t>
      </w:r>
      <w:r w:rsidR="00174611" w:rsidRPr="00174611">
        <w:t xml:space="preserve"> (con giorni eventualmente diversi), verrà suggerita una cerchia “</w:t>
      </w:r>
      <w:r w:rsidR="00174611" w:rsidRPr="00174611">
        <w:rPr>
          <w:rFonts w:ascii="Courier New" w:hAnsi="Courier New" w:cs="Courier New"/>
        </w:rPr>
        <w:t>Gli schedati</w:t>
      </w:r>
      <w:r w:rsidR="00174611" w:rsidRPr="00174611">
        <w:t>”.</w:t>
      </w:r>
    </w:p>
    <w:p w:rsidR="00F45F0B" w:rsidRPr="00174611" w:rsidRDefault="001C2DBE" w:rsidP="00DF652C">
      <w:pPr>
        <w:numPr>
          <w:ilvl w:val="0"/>
          <w:numId w:val="6"/>
        </w:numPr>
        <w:contextualSpacing/>
      </w:pPr>
      <w:r>
        <w:t xml:space="preserve">Se due o più amici </w:t>
      </w:r>
      <w:r w:rsidRPr="001C2DBE">
        <w:rPr>
          <w:i/>
        </w:rPr>
        <w:t>accedono</w:t>
      </w:r>
      <w:r w:rsidR="00174611" w:rsidRPr="001C2DBE">
        <w:rPr>
          <w:i/>
        </w:rPr>
        <w:t xml:space="preserve"> generalmente nelle stesse fasce orarie </w:t>
      </w:r>
      <w:r w:rsidR="00174611" w:rsidRPr="00174611">
        <w:t xml:space="preserve">(stessi giorni </w:t>
      </w:r>
      <w:r>
        <w:t>a orari sovrapposti</w:t>
      </w:r>
      <w:r w:rsidR="00174611" w:rsidRPr="00174611">
        <w:t>), verrà suggerita una cerchia “</w:t>
      </w:r>
      <w:r w:rsidR="00174611" w:rsidRPr="00174611">
        <w:rPr>
          <w:rFonts w:ascii="Courier New" w:hAnsi="Courier New" w:cs="Courier New"/>
        </w:rPr>
        <w:t>Fuori di fitness</w:t>
      </w:r>
      <w:r w:rsidR="00174611" w:rsidRPr="00174611">
        <w:t>”.</w:t>
      </w:r>
    </w:p>
    <w:p w:rsidR="00174611" w:rsidRPr="00174611" w:rsidRDefault="001C2DBE" w:rsidP="00174611">
      <w:r>
        <w:t>Può essere al massimo suggerita una cerchia per tipo</w:t>
      </w:r>
      <w:r w:rsidR="00717C02">
        <w:t xml:space="preserve"> di suggerimento</w:t>
      </w:r>
      <w:r>
        <w:t xml:space="preserve"> alla volta, se la cerchia è </w:t>
      </w:r>
      <w:r w:rsidR="00D7218B">
        <w:t>già</w:t>
      </w:r>
      <w:r>
        <w:t xml:space="preserve"> presente viene suggerita l’aggiunta di uno o più nuovi partecipanti ad essa.</w:t>
      </w:r>
    </w:p>
    <w:p w:rsidR="00F37502" w:rsidRPr="00717C02" w:rsidRDefault="00174611" w:rsidP="00174611">
      <w:pPr>
        <w:rPr>
          <w:b/>
          <w:i/>
        </w:rPr>
      </w:pPr>
      <w:bookmarkStart w:id="7" w:name="_Toc498878133"/>
      <w:r w:rsidRPr="002550AC">
        <w:rPr>
          <w:rStyle w:val="Heading3Char"/>
        </w:rPr>
        <w:lastRenderedPageBreak/>
        <w:t>Valutazione dello sforzo psicofisico (2.4.3)</w:t>
      </w:r>
      <w:bookmarkEnd w:id="7"/>
      <w:r w:rsidRPr="00174611">
        <w:br/>
        <w:t>Lo sforzo psicofisico compiuto durante una sfida sarà valutato sulla base dell’andam</w:t>
      </w:r>
      <w:r w:rsidR="00F37502">
        <w:t xml:space="preserve">ento della </w:t>
      </w:r>
      <w:r w:rsidR="00F37502" w:rsidRPr="00717C02">
        <w:rPr>
          <w:b/>
          <w:i/>
        </w:rPr>
        <w:t>performance sportiva:</w:t>
      </w:r>
    </w:p>
    <w:p w:rsidR="00F37502" w:rsidRDefault="00F37502" w:rsidP="00DF652C">
      <w:pPr>
        <w:numPr>
          <w:ilvl w:val="0"/>
          <w:numId w:val="51"/>
        </w:numPr>
        <w:contextualSpacing/>
      </w:pPr>
      <w:r w:rsidRPr="00174611">
        <w:t xml:space="preserve">Se resta </w:t>
      </w:r>
      <w:r w:rsidRPr="00717C02">
        <w:rPr>
          <w:i/>
        </w:rPr>
        <w:t>invariata</w:t>
      </w:r>
      <w:r w:rsidRPr="00174611">
        <w:t xml:space="preserve"> (variazione sotto il 5%), lo sforzo viene definito “</w:t>
      </w:r>
      <w:r w:rsidRPr="00174611">
        <w:rPr>
          <w:rFonts w:ascii="Courier New" w:hAnsi="Courier New" w:cs="Courier New"/>
        </w:rPr>
        <w:t>irrisorio</w:t>
      </w:r>
      <w:r w:rsidRPr="00174611">
        <w:t>”.</w:t>
      </w:r>
    </w:p>
    <w:p w:rsidR="00174611" w:rsidRPr="00174611" w:rsidRDefault="00174611" w:rsidP="00DF652C">
      <w:pPr>
        <w:numPr>
          <w:ilvl w:val="0"/>
          <w:numId w:val="51"/>
        </w:numPr>
        <w:contextualSpacing/>
      </w:pPr>
      <w:r w:rsidRPr="00174611">
        <w:t xml:space="preserve">Se </w:t>
      </w:r>
      <w:r w:rsidRPr="00717C02">
        <w:rPr>
          <w:i/>
        </w:rPr>
        <w:t>cala più del 5%</w:t>
      </w:r>
      <w:r w:rsidRPr="00174611">
        <w:t xml:space="preserve"> dall’inizio della sfida, si ha uno sforzo “</w:t>
      </w:r>
      <w:r w:rsidRPr="00174611">
        <w:rPr>
          <w:rFonts w:ascii="Courier New" w:hAnsi="Courier New" w:cs="Courier New"/>
        </w:rPr>
        <w:t>moderato</w:t>
      </w:r>
      <w:r w:rsidRPr="00174611">
        <w:t>”.</w:t>
      </w:r>
    </w:p>
    <w:p w:rsidR="00174611" w:rsidRPr="00174611" w:rsidRDefault="00174611" w:rsidP="00DF652C">
      <w:pPr>
        <w:numPr>
          <w:ilvl w:val="0"/>
          <w:numId w:val="51"/>
        </w:numPr>
        <w:contextualSpacing/>
      </w:pPr>
      <w:r w:rsidRPr="00174611">
        <w:t xml:space="preserve">Se </w:t>
      </w:r>
      <w:r w:rsidRPr="00717C02">
        <w:rPr>
          <w:i/>
        </w:rPr>
        <w:t>cala più del 15%</w:t>
      </w:r>
      <w:r w:rsidRPr="00174611">
        <w:t xml:space="preserve"> dall’inizio della sfida, si ha uno sforzo “</w:t>
      </w:r>
      <w:r w:rsidRPr="00174611">
        <w:rPr>
          <w:rFonts w:ascii="Courier New" w:hAnsi="Courier New" w:cs="Courier New"/>
        </w:rPr>
        <w:t>elevato</w:t>
      </w:r>
      <w:r w:rsidRPr="00174611">
        <w:t>”.</w:t>
      </w:r>
    </w:p>
    <w:p w:rsidR="00717C02" w:rsidRDefault="00174611" w:rsidP="00DF652C">
      <w:pPr>
        <w:numPr>
          <w:ilvl w:val="0"/>
          <w:numId w:val="51"/>
        </w:numPr>
        <w:contextualSpacing/>
      </w:pPr>
      <w:r w:rsidRPr="00174611">
        <w:t xml:space="preserve">Se </w:t>
      </w:r>
      <w:r w:rsidRPr="00717C02">
        <w:rPr>
          <w:i/>
        </w:rPr>
        <w:t>cala oltre il 30%</w:t>
      </w:r>
      <w:r w:rsidRPr="00174611">
        <w:t xml:space="preserve"> lo sforzo sarà definito “</w:t>
      </w:r>
      <w:r w:rsidRPr="00174611">
        <w:rPr>
          <w:rFonts w:ascii="Courier New" w:hAnsi="Courier New" w:cs="Courier New"/>
        </w:rPr>
        <w:t>proibitivo</w:t>
      </w:r>
      <w:r w:rsidRPr="00174611">
        <w:t xml:space="preserve">” e il cliente sarà squalificato dalla sfida. Questo permette sia di preservare la salute dei partecipanti che di scoraggiare eventuali sfide troppo </w:t>
      </w:r>
      <w:r w:rsidR="00D7218B">
        <w:t>impegnative</w:t>
      </w:r>
      <w:r w:rsidRPr="00174611">
        <w:t xml:space="preserve">. Tutto ciò va anche incontro agli interessi dell’azienda, evitando infortuni </w:t>
      </w:r>
      <w:r w:rsidR="00717C02">
        <w:t>o altre problematiche relative ad allenamenti troppo intensi.</w:t>
      </w:r>
    </w:p>
    <w:p w:rsidR="00717C02" w:rsidRDefault="00717C02" w:rsidP="00717C02">
      <w:pPr>
        <w:ind w:left="720"/>
        <w:contextualSpacing/>
      </w:pPr>
    </w:p>
    <w:p w:rsidR="00717C02" w:rsidRDefault="00174611" w:rsidP="00717C02">
      <w:pPr>
        <w:ind w:left="360"/>
        <w:contextualSpacing/>
      </w:pPr>
      <w:r w:rsidRPr="00174611">
        <w:t xml:space="preserve">Nel momento in cui uno dei partecipanti completa la sfida (ossia ne raggiunge l’obiettivo), essa termina. A quel punto, viene attribuito a tutti i partecipanti un </w:t>
      </w:r>
      <w:r w:rsidRPr="00717C02">
        <w:rPr>
          <w:b/>
        </w:rPr>
        <w:t xml:space="preserve">malus </w:t>
      </w:r>
      <w:r w:rsidRPr="00174611">
        <w:t xml:space="preserve">sulla percentuale di avanzamento nella sfida </w:t>
      </w:r>
      <w:r w:rsidRPr="00717C02">
        <w:rPr>
          <w:i/>
        </w:rPr>
        <w:t>pari al livello dello sforzo psicofisico</w:t>
      </w:r>
      <w:r w:rsidRPr="00174611">
        <w:t xml:space="preserve">. Colui che, </w:t>
      </w:r>
      <w:r w:rsidRPr="00717C02">
        <w:rPr>
          <w:i/>
        </w:rPr>
        <w:t>considerato anche il malus</w:t>
      </w:r>
      <w:r w:rsidRPr="00174611">
        <w:t xml:space="preserve">, è arrivato più avanti nella percentuale di avanzamento, </w:t>
      </w:r>
      <w:r w:rsidRPr="00717C02">
        <w:rPr>
          <w:b/>
        </w:rPr>
        <w:t>avrà vinto la sfida</w:t>
      </w:r>
      <w:r w:rsidRPr="00174611">
        <w:t xml:space="preserve">. Inoltre, riceverà una </w:t>
      </w:r>
      <w:r w:rsidRPr="00717C02">
        <w:rPr>
          <w:i/>
        </w:rPr>
        <w:t>medaglia di bronzo</w:t>
      </w:r>
      <w:r w:rsidRPr="00174611">
        <w:t xml:space="preserve">, da poter affiancare al proprio nome utente durante la pubblicazione dei post. Dopo 10 sfide vinte, sarà disponibile una </w:t>
      </w:r>
      <w:r w:rsidRPr="00717C02">
        <w:rPr>
          <w:i/>
        </w:rPr>
        <w:t>medaglia d’argento</w:t>
      </w:r>
      <w:r w:rsidRPr="00174611">
        <w:t xml:space="preserve">. Dopo 50 sfide vinte, sarà disponibile una </w:t>
      </w:r>
      <w:r w:rsidRPr="00717C02">
        <w:rPr>
          <w:i/>
        </w:rPr>
        <w:t>medaglia d’oro</w:t>
      </w:r>
      <w:r w:rsidRPr="00174611">
        <w:t>. Colui che, durante l’anno, avrà vinto più sfide di tutti, per ogni palestra, sarà riconosciuto come il “</w:t>
      </w:r>
      <w:r w:rsidRPr="00717C02">
        <w:rPr>
          <w:i/>
        </w:rPr>
        <w:t>Re delle Sfide</w:t>
      </w:r>
      <w:r w:rsidRPr="00174611">
        <w:t>”, e potrà affiancare l’icona accanto al proprio nome utente.</w:t>
      </w:r>
    </w:p>
    <w:p w:rsidR="00717C02" w:rsidRDefault="00717C02" w:rsidP="00717C02">
      <w:pPr>
        <w:ind w:left="360"/>
        <w:contextualSpacing/>
      </w:pPr>
    </w:p>
    <w:p w:rsidR="00174611" w:rsidRPr="00174611" w:rsidRDefault="00174611" w:rsidP="00717C02">
      <w:pPr>
        <w:ind w:left="360"/>
        <w:contextualSpacing/>
      </w:pPr>
      <w:bookmarkStart w:id="8" w:name="_Toc498878134"/>
      <w:r w:rsidRPr="002550AC">
        <w:rPr>
          <w:rStyle w:val="Heading3Char"/>
        </w:rPr>
        <w:t>Rotazione del magazzino e promozioni (2.5.3)</w:t>
      </w:r>
      <w:bookmarkEnd w:id="8"/>
      <w:r w:rsidRPr="00174611">
        <w:br/>
        <w:t>La presenza di offerte e suggerimenti sulla merce nel magazzino si basa su alcune regole:</w:t>
      </w:r>
    </w:p>
    <w:p w:rsidR="00174611" w:rsidRPr="00174611" w:rsidRDefault="00174611" w:rsidP="00DF652C">
      <w:pPr>
        <w:numPr>
          <w:ilvl w:val="0"/>
          <w:numId w:val="7"/>
        </w:numPr>
        <w:contextualSpacing/>
      </w:pPr>
      <w:r w:rsidRPr="00D7218B">
        <w:rPr>
          <w:b/>
        </w:rPr>
        <w:t>I</w:t>
      </w:r>
      <w:r w:rsidRPr="00174611">
        <w:t xml:space="preserve"> </w:t>
      </w:r>
      <w:r w:rsidRPr="00D7218B">
        <w:rPr>
          <w:b/>
        </w:rPr>
        <w:t>15 prodotti più venduti</w:t>
      </w:r>
      <w:r w:rsidRPr="00174611">
        <w:t xml:space="preserve"> appaiono sempre </w:t>
      </w:r>
      <w:r w:rsidRPr="00D7218B">
        <w:rPr>
          <w:i/>
        </w:rPr>
        <w:t>tra i suggerimenti per il cliente</w:t>
      </w:r>
      <w:r w:rsidRPr="00174611">
        <w:t xml:space="preserve"> nell’applicazione per smartphone, e saranno </w:t>
      </w:r>
      <w:r w:rsidRPr="00D7218B">
        <w:rPr>
          <w:i/>
        </w:rPr>
        <w:t>automaticamente riordinati</w:t>
      </w:r>
      <w:r w:rsidRPr="00174611">
        <w:t xml:space="preserve"> nei vari magazzini.</w:t>
      </w:r>
    </w:p>
    <w:p w:rsidR="00174611" w:rsidRPr="00174611" w:rsidRDefault="00174611" w:rsidP="00DF652C">
      <w:pPr>
        <w:numPr>
          <w:ilvl w:val="0"/>
          <w:numId w:val="7"/>
        </w:numPr>
        <w:contextualSpacing/>
      </w:pPr>
      <w:r w:rsidRPr="00D7218B">
        <w:rPr>
          <w:b/>
        </w:rPr>
        <w:t>I prodotti che hanno la propria scadenza entro un mese</w:t>
      </w:r>
      <w:r w:rsidRPr="00174611">
        <w:t xml:space="preserve"> riceveranno uno </w:t>
      </w:r>
      <w:r w:rsidRPr="00D7218B">
        <w:rPr>
          <w:i/>
        </w:rPr>
        <w:t>sconto del 10%.</w:t>
      </w:r>
      <w:r w:rsidRPr="00174611">
        <w:t xml:space="preserve"> Inoltre, se acquistati in coppia con uno dei 15 prodotti più ven</w:t>
      </w:r>
      <w:r w:rsidR="00536949">
        <w:t>duti,</w:t>
      </w:r>
      <w:r w:rsidRPr="00174611">
        <w:t xml:space="preserve"> che saranno suggeriti al momento dell’acquisto, riceveranno uno sconto del 30%.</w:t>
      </w:r>
    </w:p>
    <w:p w:rsidR="00174611" w:rsidRPr="00174611" w:rsidRDefault="00174611" w:rsidP="00DF652C">
      <w:pPr>
        <w:numPr>
          <w:ilvl w:val="0"/>
          <w:numId w:val="7"/>
        </w:numPr>
        <w:contextualSpacing/>
      </w:pPr>
      <w:r w:rsidRPr="00D7218B">
        <w:rPr>
          <w:b/>
        </w:rPr>
        <w:t>I prodotti la cui scadenza è prevista prima di due settimane</w:t>
      </w:r>
      <w:r w:rsidRPr="00174611">
        <w:t xml:space="preserve">, riceveranno uno </w:t>
      </w:r>
      <w:r w:rsidRPr="00D7218B">
        <w:rPr>
          <w:i/>
        </w:rPr>
        <w:t>sconto casuale tra il 30% e il 50%,</w:t>
      </w:r>
      <w:r w:rsidRPr="00174611">
        <w:t xml:space="preserve"> onde evitare di far capire ai clienti che è prevista una politica sistematica riguardo i prodotti in scadenza. Se acquistati in coppia con uno dei 15 prodotti più venduti, che saranno suggeriti al momento dell’acquisto, riceveranno sempre uno sconto </w:t>
      </w:r>
      <w:r w:rsidR="00D7218B">
        <w:t>totale del</w:t>
      </w:r>
      <w:r w:rsidRPr="00174611">
        <w:t xml:space="preserve"> 50%.</w:t>
      </w:r>
    </w:p>
    <w:p w:rsidR="00117B6C" w:rsidRDefault="00174611" w:rsidP="00DF652C">
      <w:pPr>
        <w:numPr>
          <w:ilvl w:val="0"/>
          <w:numId w:val="7"/>
        </w:numPr>
        <w:contextualSpacing/>
      </w:pPr>
      <w:r w:rsidRPr="00D7218B">
        <w:rPr>
          <w:b/>
        </w:rPr>
        <w:t>I 10 prodotti meno venduti</w:t>
      </w:r>
      <w:r w:rsidRPr="00174611">
        <w:t xml:space="preserve"> del magazzino </w:t>
      </w:r>
      <w:r w:rsidRPr="00D7218B">
        <w:rPr>
          <w:i/>
        </w:rPr>
        <w:t>riceveranno uno sconto del 30%</w:t>
      </w:r>
      <w:r w:rsidRPr="00174611">
        <w:t xml:space="preserve"> e saranno proposti in simbiosi con altri prodotti più venduti. Questo permetterà anche di mascherare la politica adottata per i prodotti in scadenza, evitando che la clientela distingua la causa dello sconto.</w:t>
      </w:r>
    </w:p>
    <w:p w:rsidR="004563AA" w:rsidRDefault="00BC099F" w:rsidP="00101DD6">
      <w:r>
        <w:br w:type="page"/>
      </w:r>
    </w:p>
    <w:p w:rsidR="00174611" w:rsidRDefault="00174611" w:rsidP="00117B6C">
      <w:pPr>
        <w:pStyle w:val="Heading1"/>
      </w:pPr>
      <w:bookmarkStart w:id="9" w:name="_Toc498878135"/>
      <w:r w:rsidRPr="00117B6C">
        <w:lastRenderedPageBreak/>
        <w:t>Progettazione</w:t>
      </w:r>
      <w:r>
        <w:t xml:space="preserve"> concettuale</w:t>
      </w:r>
      <w:bookmarkEnd w:id="9"/>
    </w:p>
    <w:p w:rsidR="008A5129" w:rsidRDefault="007315D6" w:rsidP="00174611">
      <w:pPr>
        <w:pStyle w:val="Heading2"/>
      </w:pPr>
      <w:bookmarkStart w:id="10" w:name="_Toc498878136"/>
      <w:r>
        <w:t>Strategia di progett</w:t>
      </w:r>
      <w:r w:rsidR="00397AEE">
        <w:t>azione</w:t>
      </w:r>
      <w:bookmarkEnd w:id="10"/>
    </w:p>
    <w:p w:rsidR="007315D6" w:rsidRDefault="007315D6" w:rsidP="007315D6">
      <w:r>
        <w:t xml:space="preserve">Per la progettazione concettuale </w:t>
      </w:r>
      <w:r w:rsidR="00962D30">
        <w:t>si è</w:t>
      </w:r>
      <w:r>
        <w:t xml:space="preserve"> deciso di adottare una </w:t>
      </w:r>
      <w:r w:rsidRPr="007315D6">
        <w:rPr>
          <w:b/>
        </w:rPr>
        <w:t>strategia mista</w:t>
      </w:r>
      <w:r>
        <w:t xml:space="preserve">, </w:t>
      </w:r>
      <w:r w:rsidR="00962D30">
        <w:t>basata sui metodi</w:t>
      </w:r>
      <w:r>
        <w:t xml:space="preserve"> </w:t>
      </w:r>
      <w:r w:rsidRPr="00962D30">
        <w:rPr>
          <w:b/>
          <w:i/>
        </w:rPr>
        <w:t>top-down</w:t>
      </w:r>
      <w:r>
        <w:t xml:space="preserve"> e </w:t>
      </w:r>
      <w:r w:rsidRPr="00962D30">
        <w:rPr>
          <w:b/>
          <w:i/>
        </w:rPr>
        <w:t>bottom-up</w:t>
      </w:r>
      <w:r w:rsidR="00962D30">
        <w:t>. Per prima cosa è stato creato</w:t>
      </w:r>
      <w:r w:rsidR="00594BE2">
        <w:t xml:space="preserve"> uno </w:t>
      </w:r>
      <w:r w:rsidR="00594BE2" w:rsidRPr="00594BE2">
        <w:rPr>
          <w:i/>
        </w:rPr>
        <w:t>schema scheletro</w:t>
      </w:r>
      <w:r w:rsidR="009F50E3" w:rsidRPr="009F50E3">
        <w:t>, individuando i concetti principali</w:t>
      </w:r>
      <w:r w:rsidR="009F50E3">
        <w:rPr>
          <w:i/>
        </w:rPr>
        <w:t>,</w:t>
      </w:r>
      <w:r w:rsidR="00594BE2">
        <w:t xml:space="preserve"> che </w:t>
      </w:r>
      <w:r w:rsidR="00962D30">
        <w:t>potessero offrire</w:t>
      </w:r>
      <w:r w:rsidR="00594BE2">
        <w:t xml:space="preserve"> una visione unitaria, seppure astratta,</w:t>
      </w:r>
      <w:r w:rsidR="00962D30">
        <w:t xml:space="preserve"> delle specifiche. Per fare ciò</w:t>
      </w:r>
      <w:r w:rsidR="00594BE2">
        <w:t xml:space="preserve"> </w:t>
      </w:r>
      <w:r w:rsidR="00962D30">
        <w:t>ci si è attenuti alla strategia</w:t>
      </w:r>
      <w:r w:rsidR="00594BE2">
        <w:t xml:space="preserve"> </w:t>
      </w:r>
      <w:r w:rsidR="00594BE2" w:rsidRPr="00771F98">
        <w:rPr>
          <w:i/>
        </w:rPr>
        <w:t>top-down</w:t>
      </w:r>
      <w:r w:rsidR="00594BE2">
        <w:t>. Questo schema, nonostante fosse minimale, conteneva il maggior numero di informazioni non necessita</w:t>
      </w:r>
      <w:r w:rsidR="006E531D">
        <w:t>nti</w:t>
      </w:r>
      <w:r w:rsidR="00594BE2">
        <w:t xml:space="preserve"> </w:t>
      </w:r>
      <w:r w:rsidR="006E531D">
        <w:t xml:space="preserve">di </w:t>
      </w:r>
      <w:r w:rsidR="00594BE2">
        <w:t>relazion</w:t>
      </w:r>
      <w:r w:rsidR="006E531D">
        <w:t>i</w:t>
      </w:r>
      <w:r w:rsidR="00594BE2">
        <w:t xml:space="preserve"> con altri dati (ad esempio, i dati anagrafici di un cliente). Una volta costruita</w:t>
      </w:r>
      <w:r w:rsidR="006E531D">
        <w:t xml:space="preserve"> l’idea alla base dello schema sono stati individuati</w:t>
      </w:r>
      <w:r w:rsidR="008B39FC">
        <w:t xml:space="preserve"> i settori principali. Essi sono stati poi raffinati </w:t>
      </w:r>
      <w:r w:rsidR="006E531D">
        <w:t>uno ad uno</w:t>
      </w:r>
      <w:r w:rsidR="00594BE2">
        <w:t xml:space="preserve">, aggiungendo </w:t>
      </w:r>
      <w:r w:rsidR="009F50E3">
        <w:t>entit</w:t>
      </w:r>
      <w:r w:rsidR="009F50E3" w:rsidRPr="009F50E3">
        <w:t>à</w:t>
      </w:r>
      <w:r w:rsidR="009F50E3">
        <w:t xml:space="preserve">, relazioni, </w:t>
      </w:r>
      <w:r w:rsidR="00594BE2">
        <w:t>attributi</w:t>
      </w:r>
      <w:r w:rsidR="009F50E3">
        <w:t>, generalizzazioni, cardinalit</w:t>
      </w:r>
      <w:r w:rsidR="009F50E3" w:rsidRPr="009F50E3">
        <w:t>à</w:t>
      </w:r>
      <w:r w:rsidR="009F50E3">
        <w:t xml:space="preserve"> e identificatori</w:t>
      </w:r>
      <w:r w:rsidR="006E531D">
        <w:t>,</w:t>
      </w:r>
      <w:r w:rsidR="009F50E3">
        <w:t xml:space="preserve"> </w:t>
      </w:r>
      <w:r w:rsidR="00594BE2">
        <w:t xml:space="preserve">come previsto dalla strategia </w:t>
      </w:r>
      <w:r w:rsidR="00594BE2" w:rsidRPr="00771F98">
        <w:rPr>
          <w:i/>
        </w:rPr>
        <w:t>bottom-up</w:t>
      </w:r>
      <w:r w:rsidR="00594BE2">
        <w:t>.</w:t>
      </w:r>
      <w:r w:rsidR="00594BE2">
        <w:br/>
        <w:t>In</w:t>
      </w:r>
      <w:r w:rsidR="006E531D">
        <w:t xml:space="preserve"> </w:t>
      </w:r>
      <w:r w:rsidR="00594BE2">
        <w:t xml:space="preserve">fine, quando ogni settore era </w:t>
      </w:r>
      <w:r w:rsidR="00536949">
        <w:t>pressoch</w:t>
      </w:r>
      <w:r w:rsidR="00536949" w:rsidRPr="00594BE2">
        <w:t>é</w:t>
      </w:r>
      <w:r w:rsidR="00594BE2">
        <w:t xml:space="preserve"> completo, </w:t>
      </w:r>
      <w:r w:rsidR="006E531D">
        <w:t xml:space="preserve">sono stati collegati, tramite relazioni, tra di loro </w:t>
      </w:r>
      <w:r w:rsidR="009F50E3">
        <w:t>(come, per esempio, tra l’entit</w:t>
      </w:r>
      <w:r w:rsidR="009F50E3" w:rsidRPr="009F50E3">
        <w:t>à</w:t>
      </w:r>
      <w:r w:rsidR="009F50E3">
        <w:t xml:space="preserve"> ‘</w:t>
      </w:r>
      <w:r w:rsidR="009F50E3" w:rsidRPr="009F50E3">
        <w:rPr>
          <w:i/>
        </w:rPr>
        <w:t>sfida</w:t>
      </w:r>
      <w:r w:rsidR="009F50E3">
        <w:t>’, ‘</w:t>
      </w:r>
      <w:r w:rsidR="009F50E3">
        <w:rPr>
          <w:i/>
        </w:rPr>
        <w:t>scheda di nutrizione</w:t>
      </w:r>
      <w:r w:rsidR="009F50E3" w:rsidRPr="009F50E3">
        <w:t>’</w:t>
      </w:r>
      <w:r w:rsidR="009F50E3">
        <w:t xml:space="preserve"> e ‘</w:t>
      </w:r>
      <w:r w:rsidR="009F50E3" w:rsidRPr="009F50E3">
        <w:rPr>
          <w:i/>
        </w:rPr>
        <w:t>scheda di allenamento</w:t>
      </w:r>
      <w:r w:rsidR="009F50E3">
        <w:t xml:space="preserve">’), integrando lo schema </w:t>
      </w:r>
      <w:r w:rsidR="008B39FC">
        <w:t>e ottenendo la</w:t>
      </w:r>
      <w:r w:rsidR="009F50E3">
        <w:t xml:space="preserve"> progettazione concettuale definitiva.</w:t>
      </w:r>
    </w:p>
    <w:p w:rsidR="00EF6B60" w:rsidRPr="00897D4B" w:rsidRDefault="00EF6B60" w:rsidP="00174611">
      <w:pPr>
        <w:pStyle w:val="Heading2"/>
        <w:rPr>
          <w:highlight w:val="yellow"/>
        </w:rPr>
      </w:pPr>
      <w:bookmarkStart w:id="11" w:name="_Toc498878137"/>
      <w:r w:rsidRPr="00897D4B">
        <w:rPr>
          <w:highlight w:val="yellow"/>
        </w:rPr>
        <w:t>Schema concettuale</w:t>
      </w:r>
      <w:bookmarkEnd w:id="11"/>
    </w:p>
    <w:p w:rsidR="009A3DDE" w:rsidRPr="00174611" w:rsidRDefault="00A8164F" w:rsidP="00182FBF">
      <w:pPr>
        <w:rPr>
          <w:i/>
        </w:rPr>
      </w:pPr>
      <w:r w:rsidRPr="00897D4B">
        <w:rPr>
          <w:i/>
          <w:highlight w:val="yellow"/>
        </w:rPr>
        <w:t>(Inserire l’immagine dello schema concettuale)</w:t>
      </w:r>
      <w:r w:rsidR="00174611">
        <w:rPr>
          <w:i/>
        </w:rPr>
        <w:tab/>
      </w:r>
    </w:p>
    <w:p w:rsidR="004216BD" w:rsidRDefault="00771F98" w:rsidP="00D7218B">
      <w:pPr>
        <w:pStyle w:val="Heading2"/>
      </w:pPr>
      <w:bookmarkStart w:id="12" w:name="_Toc498878138"/>
      <w:r>
        <w:t>Dizionario dei dati</w:t>
      </w:r>
      <w:bookmarkEnd w:id="12"/>
    </w:p>
    <w:p w:rsidR="00AD64C2" w:rsidRPr="000936C5" w:rsidRDefault="008B4683" w:rsidP="00D7218B">
      <w:pPr>
        <w:pStyle w:val="Heading3"/>
      </w:pPr>
      <w:bookmarkStart w:id="13" w:name="_Toc498878139"/>
      <w:r>
        <w:t>Entit</w:t>
      </w:r>
      <w:r w:rsidRPr="008B4683">
        <w:t>à</w:t>
      </w:r>
      <w:bookmarkEnd w:id="13"/>
    </w:p>
    <w:tbl>
      <w:tblPr>
        <w:tblStyle w:val="PlainTable4"/>
        <w:tblW w:w="0" w:type="auto"/>
        <w:tblLook w:val="04A0" w:firstRow="1" w:lastRow="0" w:firstColumn="1" w:lastColumn="0" w:noHBand="0" w:noVBand="1"/>
      </w:tblPr>
      <w:tblGrid>
        <w:gridCol w:w="1658"/>
        <w:gridCol w:w="2588"/>
        <w:gridCol w:w="2936"/>
        <w:gridCol w:w="2456"/>
      </w:tblGrid>
      <w:tr w:rsidR="002550AC" w:rsidTr="00D7218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tcPr>
          <w:p w:rsidR="002550AC" w:rsidRPr="00AD64C2" w:rsidRDefault="002550AC" w:rsidP="002B1598">
            <w:pPr>
              <w:pStyle w:val="Heading5"/>
              <w:outlineLvl w:val="4"/>
              <w:rPr>
                <w:rStyle w:val="SubtleEmphasis"/>
              </w:rPr>
            </w:pPr>
            <w:r w:rsidRPr="00AD64C2">
              <w:rPr>
                <w:rStyle w:val="SubtleEmphasis"/>
              </w:rPr>
              <w:t>Entità</w:t>
            </w:r>
          </w:p>
        </w:tc>
        <w:tc>
          <w:tcPr>
            <w:tcW w:w="2977"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Attributi</w:t>
            </w:r>
          </w:p>
        </w:tc>
        <w:tc>
          <w:tcPr>
            <w:tcW w:w="2268"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Identificatore</w:t>
            </w:r>
            <w:r w:rsidR="00D7218B">
              <w:rPr>
                <w:rStyle w:val="SubtleEmphasis"/>
              </w:rPr>
              <w:t>(esterno)</w:t>
            </w:r>
          </w:p>
        </w:tc>
        <w:tc>
          <w:tcPr>
            <w:tcW w:w="2692" w:type="dxa"/>
          </w:tcPr>
          <w:p w:rsidR="002550AC" w:rsidRPr="00222611"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pPr>
            <w:r w:rsidRPr="00AD64C2">
              <w:rPr>
                <w:rStyle w:val="SubtleEmphasis"/>
              </w:rPr>
              <w:t>Descrizione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Accesso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entrata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uscita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w:t>
            </w:r>
            <w:r>
              <w:rPr>
                <w:rFonts w:cs="Calibri"/>
                <w:bCs/>
                <w:iCs/>
                <w:color w:val="000000"/>
                <w:szCs w:val="22"/>
              </w:rPr>
              <w:b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 xml:space="preserve">Informazioni relative </w:t>
            </w:r>
            <w:r>
              <w:rPr>
                <w:i/>
              </w:rPr>
              <w:t>all’accesso e all’uscita di un cliente da una palestra.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Acquisto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(prodotto)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Acquisto di un integratore da parte di un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Amicizia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Amicizia virtuale tra due clienti, lo stato può essere “accettata”, “rifiutata” o “in sospeso”.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Armadietto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Codice</w:t>
            </w:r>
            <w:r>
              <w:rPr>
                <w:rFonts w:cs="Calibri"/>
                <w:iCs/>
                <w:color w:val="000000"/>
                <w:szCs w:val="22"/>
              </w:rPr>
              <w:t xml:space="preserve"> identificativo</w:t>
            </w:r>
            <w:r>
              <w:rPr>
                <w:rFonts w:cs="Calibri"/>
                <w:iCs/>
                <w:color w:val="000000"/>
                <w:szCs w:val="22"/>
              </w:rPr>
              <w:br/>
              <w:t>Centro (ridondanza)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Occupato (ridondanza)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Armadietto presente in uno degli spogliatoi.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Attività</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Attività di interesse dei clienti.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Attrezzatura</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Tipologia di attrezzatura per l’esecuzione di un esercizio.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centro </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chiusura</w:t>
            </w:r>
            <w:r>
              <w:rPr>
                <w:rFonts w:cs="Calibri"/>
                <w:iCs/>
                <w:color w:val="000000"/>
                <w:szCs w:val="22"/>
              </w:rPr>
              <w:br/>
              <w:t>Orario apertura</w:t>
            </w:r>
            <w:r>
              <w:rPr>
                <w:rFonts w:cs="Calibri"/>
                <w:iCs/>
                <w:color w:val="000000"/>
                <w:szCs w:val="22"/>
              </w:rPr>
              <w:br/>
              <w:t>Giorno settimana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apertura</w:t>
            </w:r>
            <w:r>
              <w:rPr>
                <w:rFonts w:cs="Calibri"/>
                <w:iCs/>
                <w:color w:val="000000"/>
                <w:szCs w:val="22"/>
              </w:rPr>
              <w:br/>
              <w:t>Giorno settimana</w:t>
            </w:r>
            <w:r>
              <w:rPr>
                <w:rFonts w:cs="Calibri"/>
                <w:iCs/>
                <w:color w:val="000000"/>
                <w:szCs w:val="22"/>
              </w:rPr>
              <w:b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Orario relativo ad un centro.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 xml:space="preserve">Calendario corso </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r>
              <w:rPr>
                <w:rFonts w:cs="Calibri"/>
                <w:bCs/>
                <w:iCs/>
                <w:color w:val="000000"/>
                <w:szCs w:val="22"/>
              </w:rPr>
              <w:br/>
              <w:t>Durata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Nome (sala)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(centro)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Orario relativo ad un corso.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Centro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Telefono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Dimensione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w:t>
            </w:r>
            <w:r>
              <w:rPr>
                <w:rFonts w:cs="Calibri"/>
                <w:bCs/>
                <w:iCs/>
                <w:color w:val="000000"/>
                <w:szCs w:val="22"/>
              </w:rPr>
              <w:t>apienza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Clienti all’interno (ridondanza)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Centro fitness gestito dall’azienda.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Cerchia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Cerchia virtuale in cui sono aggiunti alcuni amici a scelta del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Cliente </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Username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Password</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Altezza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Peso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Grassa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Magr</w:t>
            </w:r>
            <w:r>
              <w:rPr>
                <w:rFonts w:cs="Calibri"/>
                <w:iCs/>
                <w:color w:val="000000"/>
                <w:szCs w:val="22"/>
              </w:rPr>
              <w: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Acqua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Entità</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2B1598"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Cliente che ha stipulato un contratto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Contratto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Prezzo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sottoscrizione A</w:t>
            </w:r>
            <w:r w:rsidRPr="00AD64C2">
              <w:rPr>
                <w:rFonts w:cs="Calibri"/>
                <w:iCs/>
                <w:color w:val="000000"/>
                <w:szCs w:val="22"/>
              </w:rPr>
              <w:t>ccessi</w:t>
            </w:r>
            <w:r>
              <w:rPr>
                <w:rFonts w:cs="Calibri"/>
                <w:iCs/>
                <w:color w:val="000000"/>
                <w:szCs w:val="22"/>
              </w:rPr>
              <w:t xml:space="preserve"> settimanali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Durata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Contratto stipulato tra l’azienda e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Corso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Livello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Centro (ridondanza)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inizio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Corso tenuto da un istruttore.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Dieta personalizzata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minime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massime</w:t>
            </w:r>
            <w:r>
              <w:rPr>
                <w:rFonts w:cs="Calibri"/>
                <w:bCs/>
                <w:iCs/>
                <w:color w:val="000000"/>
                <w:szCs w:val="22"/>
              </w:rPr>
              <w:b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Numero pasti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Composizione</w:t>
            </w:r>
            <w:r>
              <w:rPr>
                <w:rFonts w:cs="Calibri"/>
                <w:bCs/>
                <w:iCs/>
                <w:color w:val="000000"/>
                <w:szCs w:val="22"/>
              </w:rPr>
              <w:t xml:space="preserve"> pasti</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Apporto</w:t>
            </w:r>
            <w:r>
              <w:rPr>
                <w:rFonts w:cs="Calibri"/>
                <w:bCs/>
                <w:iCs/>
                <w:color w:val="000000"/>
                <w:szCs w:val="22"/>
              </w:rPr>
              <w:t xml:space="preserve"> e</w:t>
            </w:r>
            <w:r w:rsidRPr="00AD64C2">
              <w:rPr>
                <w:rFonts w:cs="Calibri"/>
                <w:bCs/>
                <w:iCs/>
                <w:color w:val="000000"/>
                <w:szCs w:val="22"/>
              </w:rPr>
              <w:t>nergetico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 xml:space="preserve">Codice </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Dieta personalizzata relativa alla</w:t>
            </w:r>
            <w:r w:rsidRPr="00AD64C2">
              <w:rPr>
                <w:i/>
              </w:rPr>
              <w:t xml:space="preserve"> sched</w:t>
            </w:r>
            <w:r>
              <w:rPr>
                <w:i/>
              </w:rPr>
              <w:t>a</w:t>
            </w:r>
            <w:r w:rsidRPr="00AD64C2">
              <w:rPr>
                <w:i/>
              </w:rPr>
              <w:t xml:space="preserve"> di alimentazione</w:t>
            </w:r>
            <w:r>
              <w:rPr>
                <w:i/>
              </w:rPr>
              <w:t xml:space="preserve"> di un cliente</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Dipendente </w:t>
            </w:r>
          </w:p>
        </w:tc>
        <w:tc>
          <w:tcPr>
            <w:tcW w:w="2977" w:type="dxa"/>
            <w:vAlign w:val="center"/>
          </w:tcPr>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AD64C2"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Impiegato che lavora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Dispendio</w:t>
            </w:r>
            <w:r>
              <w:rPr>
                <w:rFonts w:cs="Calibri"/>
                <w:iCs/>
                <w:color w:val="000000"/>
                <w:szCs w:val="22"/>
              </w:rPr>
              <w:t xml:space="preserve">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Nome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recupero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ripetizioni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per ripetizione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ripetizione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Esercizio assegnato dal tutor per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 svolto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Battito cardiaco medio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Tempo recupero medio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Tempo</w:t>
            </w:r>
            <w:r>
              <w:rPr>
                <w:rFonts w:cs="Calibri"/>
                <w:bCs/>
                <w:iCs/>
                <w:color w:val="000000"/>
                <w:szCs w:val="22"/>
              </w:rPr>
              <w:t xml:space="preserve"> i</w:t>
            </w:r>
            <w:r w:rsidRPr="00AD64C2">
              <w:rPr>
                <w:rFonts w:cs="Calibri"/>
                <w:bCs/>
                <w:iCs/>
                <w:color w:val="000000"/>
                <w:szCs w:val="22"/>
              </w:rPr>
              <w:t>mpiegato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Esercizio concretamente eseguito dal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Fornitore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Indirizzo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Partita IVA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 commerciale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Forma societaria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w:t>
            </w:r>
            <w:r w:rsidRPr="00AD64C2">
              <w:rPr>
                <w:rFonts w:cs="Calibri"/>
                <w:iCs/>
                <w:color w:val="000000"/>
                <w:szCs w:val="22"/>
              </w:rPr>
              <w:t>umero</w:t>
            </w:r>
            <w:r>
              <w:rPr>
                <w:rFonts w:cs="Calibri"/>
                <w:iCs/>
                <w:color w:val="000000"/>
                <w:szCs w:val="22"/>
              </w:rPr>
              <w:t xml:space="preserve"> t</w:t>
            </w:r>
            <w:r w:rsidRPr="00AD64C2">
              <w:rPr>
                <w:rFonts w:cs="Calibri"/>
                <w:iCs/>
                <w:color w:val="000000"/>
                <w:szCs w:val="22"/>
              </w:rPr>
              <w:t>elefonico</w:t>
            </w:r>
          </w:p>
        </w:tc>
        <w:tc>
          <w:tcPr>
            <w:tcW w:w="2268" w:type="dxa"/>
            <w:vAlign w:val="center"/>
          </w:tcPr>
          <w:p w:rsidR="002550AC" w:rsidRPr="00AD64C2" w:rsidRDefault="009B68CE"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Partita</w:t>
            </w:r>
            <w:r w:rsidR="002550AC">
              <w:rPr>
                <w:rFonts w:cs="Calibri"/>
                <w:iCs/>
                <w:color w:val="000000"/>
                <w:szCs w:val="22"/>
              </w:rPr>
              <w:t xml:space="preserve"> IVA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Ente che rifornisce il centro di integratori.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Gruppo muscolare</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g</w:t>
            </w:r>
            <w:r w:rsidRPr="00AD64C2">
              <w:rPr>
                <w:rFonts w:cs="Calibri"/>
                <w:bCs/>
                <w:iCs/>
                <w:color w:val="000000"/>
                <w:szCs w:val="22"/>
              </w:rPr>
              <w:t>ruppo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 gruppo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Insieme di muscoli.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Integratore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c</w:t>
            </w:r>
            <w:r w:rsidRPr="00AD64C2">
              <w:rPr>
                <w:rFonts w:cs="Calibri"/>
                <w:bCs/>
                <w:iCs/>
                <w:color w:val="000000"/>
                <w:szCs w:val="22"/>
              </w:rPr>
              <w:t>ommerciale Sostanza</w:t>
            </w:r>
            <w:r>
              <w:rPr>
                <w:rFonts w:cs="Calibri"/>
                <w:bCs/>
                <w:iCs/>
                <w:color w:val="000000"/>
                <w:szCs w:val="22"/>
              </w:rPr>
              <w:t xml:space="preserve"> c</w:t>
            </w:r>
            <w:r w:rsidRPr="00AD64C2">
              <w:rPr>
                <w:rFonts w:cs="Calibri"/>
                <w:bCs/>
                <w:iCs/>
                <w:color w:val="000000"/>
                <w:szCs w:val="22"/>
              </w:rPr>
              <w:t xml:space="preserve">ontenuta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Pezzi</w:t>
            </w:r>
            <w:r>
              <w:rPr>
                <w:rFonts w:cs="Calibri"/>
                <w:bCs/>
                <w:iCs/>
                <w:color w:val="000000"/>
                <w:szCs w:val="22"/>
              </w:rPr>
              <w:t xml:space="preserve"> p</w:t>
            </w:r>
            <w:r w:rsidRPr="00AD64C2">
              <w:rPr>
                <w:rFonts w:cs="Calibri"/>
                <w:bCs/>
                <w:iCs/>
                <w:color w:val="000000"/>
                <w:szCs w:val="22"/>
              </w:rPr>
              <w:t>er</w:t>
            </w:r>
            <w:r>
              <w:rPr>
                <w:rFonts w:cs="Calibri"/>
                <w:bCs/>
                <w:iCs/>
                <w:color w:val="000000"/>
                <w:szCs w:val="22"/>
              </w:rPr>
              <w:t xml:space="preserve"> c</w:t>
            </w:r>
            <w:r w:rsidRPr="00AD64C2">
              <w:rPr>
                <w:rFonts w:cs="Calibri"/>
                <w:bCs/>
                <w:iCs/>
                <w:color w:val="000000"/>
                <w:szCs w:val="22"/>
              </w:rPr>
              <w:t xml:space="preserve">onfezione Quantità </w:t>
            </w:r>
            <w:r>
              <w:rPr>
                <w:rFonts w:cs="Calibri"/>
                <w:bCs/>
                <w:iCs/>
                <w:color w:val="000000"/>
                <w:szCs w:val="22"/>
              </w:rPr>
              <w:t>sostanza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w:t>
            </w:r>
            <w:r w:rsidRPr="00AD64C2">
              <w:rPr>
                <w:rFonts w:cs="Calibri"/>
                <w:bCs/>
                <w:iCs/>
                <w:color w:val="000000"/>
                <w:szCs w:val="22"/>
              </w:rPr>
              <w:t>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Integratore </w:t>
            </w:r>
            <w:r>
              <w:rPr>
                <w:i/>
              </w:rPr>
              <w:t>alimentare commercializzato dall’azienda fitness</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Link esterno</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Link</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Link</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post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Link di contenuti esterni allegato ai post.</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Macchinario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usura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Consumo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Attrezzatura o macchinario (di una certa rilevanza) presenti fisicamente nei centri fitness.</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Misurazione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grassa</w:t>
            </w:r>
            <w:r>
              <w:rPr>
                <w:rFonts w:cs="Calibri"/>
                <w:iCs/>
                <w:color w:val="000000"/>
                <w:szCs w:val="22"/>
              </w:rPr>
              <w:br/>
              <w:t>% magra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acqua</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Misurazione periodica effettuata dal centro per i clienti che ne vogliono usufruire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Obiettivo</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Scopo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Scopo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Obiettivo da raggiungere indicato dal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Ordine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interno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esterno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Data</w:t>
            </w:r>
            <w:r>
              <w:rPr>
                <w:rFonts w:cs="Calibri"/>
                <w:bCs/>
                <w:iCs/>
                <w:color w:val="000000"/>
                <w:szCs w:val="22"/>
              </w:rPr>
              <w:t xml:space="preserve"> c</w:t>
            </w:r>
            <w:r w:rsidRPr="00AD64C2">
              <w:rPr>
                <w:rFonts w:cs="Calibri"/>
                <w:bCs/>
                <w:iCs/>
                <w:color w:val="000000"/>
                <w:szCs w:val="22"/>
              </w:rPr>
              <w:t>onsegna</w:t>
            </w:r>
            <w:r>
              <w:rPr>
                <w:rFonts w:cs="Calibri"/>
                <w:bCs/>
                <w:iCs/>
                <w:color w:val="000000"/>
                <w:szCs w:val="22"/>
              </w:rPr>
              <w:t xml:space="preserve"> preferita</w:t>
            </w:r>
            <w:r w:rsidRPr="00AD64C2">
              <w:rPr>
                <w:rFonts w:cs="Calibri"/>
                <w:bCs/>
                <w:iCs/>
                <w:color w:val="000000"/>
                <w:szCs w:val="22"/>
              </w:rPr>
              <w:t xml:space="preserve"> Data</w:t>
            </w:r>
            <w:r>
              <w:rPr>
                <w:rFonts w:cs="Calibri"/>
                <w:bCs/>
                <w:iCs/>
                <w:color w:val="000000"/>
                <w:szCs w:val="22"/>
              </w:rPr>
              <w:t xml:space="preserve"> e</w:t>
            </w:r>
            <w:r w:rsidRPr="00AD64C2">
              <w:rPr>
                <w:rFonts w:cs="Calibri"/>
                <w:bCs/>
                <w:iCs/>
                <w:color w:val="000000"/>
                <w:szCs w:val="22"/>
              </w:rPr>
              <w:t>ffettuazione</w:t>
            </w:r>
            <w:r>
              <w:rPr>
                <w:rFonts w:cs="Calibri"/>
                <w:bCs/>
                <w:iCs/>
                <w:color w:val="000000"/>
                <w:szCs w:val="22"/>
              </w:rPr>
              <w:t xml:space="preserve"> ordine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consegna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interno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Ordine effettuato da un centro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sidRPr="002B1598">
              <w:rPr>
                <w:rFonts w:cs="Calibri"/>
                <w:iCs/>
                <w:color w:val="000000"/>
                <w:szCs w:val="22"/>
              </w:rPr>
              <w:t>Pagamento</w:t>
            </w:r>
          </w:p>
          <w:p w:rsidR="002550AC" w:rsidRPr="002B1598" w:rsidRDefault="002550AC" w:rsidP="003F6DD9">
            <w:pPr>
              <w:rPr>
                <w:rFonts w:cs="Calibri"/>
                <w:iCs/>
                <w:color w:val="000000"/>
                <w:szCs w:val="22"/>
              </w:rPr>
            </w:pPr>
            <w:r>
              <w:rPr>
                <w:rFonts w:cs="Calibri"/>
                <w:iCs/>
                <w:color w:val="000000"/>
                <w:szCs w:val="22"/>
              </w:rPr>
              <w:t>rateizzato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Importo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S</w:t>
            </w:r>
            <w:r w:rsidRPr="00AD64C2">
              <w:rPr>
                <w:rFonts w:cs="Calibri"/>
                <w:iCs/>
                <w:color w:val="000000"/>
                <w:szCs w:val="22"/>
              </w:rPr>
              <w:t>aldato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rate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Istituto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Interesse </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Informazioni sul pagamento</w:t>
            </w:r>
            <w:r>
              <w:rPr>
                <w:i/>
              </w:rPr>
              <w:t xml:space="preserve"> a rate</w:t>
            </w:r>
            <w:r w:rsidRPr="00AD64C2">
              <w:rPr>
                <w:i/>
              </w:rPr>
              <w:t xml:space="preserve"> di un contratto.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Post</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Testo</w:t>
            </w:r>
            <w:r w:rsidRPr="00AD64C2">
              <w:rPr>
                <w:rFonts w:cs="Calibri"/>
                <w:bCs/>
                <w:iCs/>
                <w:color w:val="000000"/>
                <w:szCs w:val="22"/>
              </w:rPr>
              <w:t xml:space="preserve"> </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post</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Post scritto da un cliente nel social network della società di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Rate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Importo</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Scadenza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Informazioni sul pagamento di una </w:t>
            </w:r>
            <w:r>
              <w:rPr>
                <w:i/>
              </w:rPr>
              <w:t xml:space="preserve">rata </w:t>
            </w:r>
            <w:r w:rsidRPr="00AD64C2">
              <w:rPr>
                <w:i/>
              </w:rPr>
              <w:t>specifica.</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Sala</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Sala appartenente ad un centro specifico.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allenamento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 inizio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w:t>
            </w:r>
            <w:r w:rsidRPr="00AD64C2">
              <w:rPr>
                <w:rFonts w:cs="Calibri"/>
                <w:iCs/>
                <w:color w:val="000000"/>
                <w:szCs w:val="22"/>
              </w:rPr>
              <w:t>ine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Programma degli esercizi assegnati dal tutor 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Scheda di alimentazione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Intervallo</w:t>
            </w:r>
            <w:r>
              <w:rPr>
                <w:rFonts w:cs="Calibri"/>
                <w:iCs/>
                <w:color w:val="000000"/>
                <w:szCs w:val="22"/>
              </w:rPr>
              <w:t xml:space="preserve"> visite </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 Fine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xml:space="preserve">Data </w:t>
            </w:r>
            <w:r w:rsidRPr="00AD64C2">
              <w:rPr>
                <w:rFonts w:cs="Calibri"/>
                <w:iCs/>
                <w:color w:val="000000"/>
                <w:szCs w:val="22"/>
              </w:rPr>
              <w:t>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Scheda assegnata da un medico nutrizionista ad un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Sessione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Insieme di esercizi da svolgere durante lo stesso accesso al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Sfida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Scopo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Sfida proposta dal cliente proponente.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Spogliatoio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Posizione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Capienza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Spogliatoio al servizio di un determinato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Turn</w:t>
            </w:r>
            <w:r>
              <w:rPr>
                <w:rFonts w:cs="Calibri"/>
                <w:iCs/>
                <w:color w:val="000000"/>
                <w:szCs w:val="22"/>
              </w:rPr>
              <w: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Giorno settimana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fine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Turni del personale, ossia orari in cui lavora ciascun dipendente.</w:t>
            </w:r>
          </w:p>
        </w:tc>
      </w:tr>
    </w:tbl>
    <w:p w:rsidR="00771F98" w:rsidRDefault="008B4683" w:rsidP="00174611">
      <w:pPr>
        <w:pStyle w:val="Heading3"/>
      </w:pPr>
      <w:bookmarkStart w:id="14" w:name="_Toc498878140"/>
      <w:bookmarkStart w:id="15" w:name="_Hlk493172114"/>
      <w:r>
        <w:t>R</w:t>
      </w:r>
      <w:r w:rsidR="00A8164F">
        <w:t>ela</w:t>
      </w:r>
      <w:r w:rsidR="007642CE">
        <w:t>zioni</w:t>
      </w:r>
      <w:bookmarkEnd w:id="14"/>
    </w:p>
    <w:tbl>
      <w:tblPr>
        <w:tblStyle w:val="PlainTable4"/>
        <w:tblW w:w="0" w:type="auto"/>
        <w:tblLook w:val="04A0" w:firstRow="1" w:lastRow="0" w:firstColumn="1" w:lastColumn="0" w:noHBand="0" w:noVBand="1"/>
      </w:tblPr>
      <w:tblGrid>
        <w:gridCol w:w="1701"/>
        <w:gridCol w:w="2694"/>
        <w:gridCol w:w="1984"/>
        <w:gridCol w:w="3259"/>
      </w:tblGrid>
      <w:tr w:rsidR="004216BD" w:rsidTr="00C81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bookmarkEnd w:id="15"/>
          <w:p w:rsidR="004216BD" w:rsidRPr="002B1598" w:rsidRDefault="004216BD" w:rsidP="002B1598">
            <w:pPr>
              <w:pStyle w:val="Heading5"/>
              <w:outlineLvl w:val="4"/>
              <w:rPr>
                <w:rStyle w:val="SubtleEmphasis"/>
              </w:rPr>
            </w:pPr>
            <w:r w:rsidRPr="002B1598">
              <w:rPr>
                <w:rStyle w:val="SubtleEmphasis"/>
              </w:rPr>
              <w:t>Relazione</w:t>
            </w:r>
          </w:p>
        </w:tc>
        <w:tc>
          <w:tcPr>
            <w:tcW w:w="269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Componenti</w:t>
            </w:r>
          </w:p>
        </w:tc>
        <w:tc>
          <w:tcPr>
            <w:tcW w:w="198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Attributi</w:t>
            </w:r>
          </w:p>
        </w:tc>
        <w:tc>
          <w:tcPr>
            <w:tcW w:w="3259"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Descrizione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Acquirente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ad ogni cliente gli acquisti da lui effettuati.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Allegato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Post</w:t>
            </w:r>
            <w:r>
              <w:br/>
              <w:t>Link esterni</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 xml:space="preserve">Associa ad ogni post </w:t>
            </w:r>
            <w:r>
              <w:rPr>
                <w:i/>
              </w:rPr>
              <w:t>i link esterni</w:t>
            </w:r>
            <w:r w:rsidRPr="002B1598">
              <w:rPr>
                <w:i/>
              </w:rPr>
              <w:t xml:space="preserve"> che vi sono allegati.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Sessione</w:t>
            </w:r>
            <w:r>
              <w:br/>
              <w:t>Esercizio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ad una sessione i singoli esercizi che dovrebbero essere svolti.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Area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Centro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le sale al centro a cui appartengono.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Assegnamento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Accesso</w:t>
            </w:r>
            <w:r>
              <w:br/>
              <w:t>Armadietto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Codice sblocco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accesso </w:t>
            </w:r>
            <w:r>
              <w:rPr>
                <w:i/>
              </w:rPr>
              <w:t>un armadietto (se richiesto dal cliente) con un codice di sblocco monouso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ai contratti che ha stipulato con 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Consulenza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Dipendente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dipendente alle schede d’alimentazione che egli ha scritto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Dati raccolti</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Esercizio </w:t>
            </w:r>
            <w:r>
              <w:br/>
              <w:t>Svolto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agli esercizi da lui svolti.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Rateizzato</w:t>
            </w:r>
            <w:r>
              <w:br/>
              <w:t>Rate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le singole rate ad un pagamento rateizzato.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Dotazione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Dislocazione dell’attrezzatura nelle varie sale.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Fornimento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Integratore</w:t>
            </w:r>
            <w:r>
              <w:br/>
              <w:t>Fornitore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la disponibilità di integratori da parte dei fornitori.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Giudizio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Valore</w:t>
            </w:r>
            <w:r>
              <w:br/>
              <w:t>Timestamp</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giudizi espressi sui vari post.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Inserimento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Cerchia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Direzione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cerchia le varie amicizie di ci è composta, direzione indica se la cerchia è del ricevente o del richiedente di un’amicizia.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Interesse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Attivit</w:t>
            </w:r>
            <w:r w:rsidRPr="00A109D6">
              <w:t>à</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Indica le attività di interesse del cliente.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Iscrizione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iscrizioni fatte dai vari clienti per partecipare ai corsi.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Istruttore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Corso</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ai corsi i dipendenti che svolgono il ruolo di istruttore.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Magazzino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w:t>
            </w:r>
            <w:r>
              <w:rPr>
                <w:i/>
              </w:rPr>
              <w:t>integratore il centro che li conserva in magazzino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Medico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Misurazione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medico che esegue le visite alle relative misurazioni.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Negozio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li acquisti al centro in cui vengono eseguiti.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Occupazione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p>
          <w:p w:rsidR="004216BD" w:rsidRDefault="004216BD" w:rsidP="002B1598">
            <w:pPr>
              <w:cnfStyle w:val="000000000000" w:firstRow="0" w:lastRow="0" w:firstColumn="0" w:lastColumn="0" w:oddVBand="0" w:evenVBand="0" w:oddHBand="0" w:evenHBand="0" w:firstRowFirstColumn="0" w:firstRowLastColumn="0" w:lastRowFirstColumn="0" w:lastRowLastColumn="0"/>
            </w:pPr>
            <w:r>
              <w:t>Calendario corso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alle sale il calendario dei corsi che le occupano.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Orario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Calendario centro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centro le rispettive fasce orarie di apertura.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Ordinazione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Ordine</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ordine il centro che lo ha eseguito.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Partecipante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Avanzamento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utente le sfide lanciate quelle alle quali ha aderito</w:t>
            </w:r>
            <w:r>
              <w:rPr>
                <w:i/>
              </w:rPr>
              <w:t xml:space="preserve"> e il suo livello di avanzamento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Pasto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Scheda alimentazione</w:t>
            </w:r>
            <w:r>
              <w:br/>
              <w:t>Dieta personalizzata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Lega ad ogni scheda di alimentazione i dati relativi ai pasti indicati.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Personale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Turno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centro i turni del suo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Armadietto</w:t>
            </w:r>
            <w:r>
              <w:br/>
              <w:t>Spogliatoio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armadietto il rispettivo spogliatoio.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Possesso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Cliente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cliente le proprie schede di allenamento.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Possibilit</w:t>
            </w:r>
            <w:r w:rsidRPr="000936C5">
              <w:t>à</w:t>
            </w:r>
            <w:r>
              <w:t xml:space="preserve"> accesso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Accessi settimanali </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sale alle quali può accedere e quante volte.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Potenziamento Muscolare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Potenziamento muscolare </w:t>
            </w:r>
            <w:r>
              <w:br/>
              <w:t>Gruppo muscolare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Livello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un obiettivo di potenziamento muscolare al gruppo muscolare target</w:t>
            </w:r>
            <w:r>
              <w:rPr>
                <w:i/>
              </w:rPr>
              <w:t xml:space="preserve"> e il livello per cui si vuole potenziare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Integratore</w:t>
            </w:r>
            <w:r>
              <w:br/>
              <w:t>Acquisto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acquisto gli integratori acquistati.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Prodotto ordinato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Ordine</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ordine gli integratori richiesti.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Proponente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colui che propone la sfida alla sfida stessa.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Proprietà</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cliente alle sue relative schede li alimentazione.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Pubblicazione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post che ha creato.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Dipendente </w:t>
            </w:r>
            <w:r>
              <w:br/>
              <w:t xml:space="preserve">Dipendente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dipendente un altro dipendente che ne è responsabile all’interno dell’organigramma di un centro.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 sala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sala il suo responsabile.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cliente le richieste di amicizia ricevute.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Richiesta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cliente le richieste d’amicizia chieste.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Risposta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Post</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post altri post che sono in risposta ad 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Saldo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Pagamento rateizzato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informazioni sul pagamento</w:t>
            </w:r>
            <w:r>
              <w:rPr>
                <w:i/>
              </w:rPr>
              <w:t xml:space="preserve"> rateizzato</w:t>
            </w:r>
            <w:r w:rsidRPr="002B1598">
              <w:rPr>
                <w:i/>
              </w:rPr>
              <w: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Scelta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Obbiettivo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contratto gli obbiettivi scelti dal cliente al momento della sottoscrizione.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alimentazione associata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Sfida</w:t>
            </w:r>
            <w:r>
              <w:br/>
              <w:t>Scheda alimentazione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alla scheda di alimentazione le sfide a cui essa è associata.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allenamento associata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scheda d’allenamento le sfide a cui essa è associata.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Scrittura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Scheda allenamento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alle schede d’allenamento da lui scritte.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Sede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contratto i centri ai quali ha accesso.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Segnalazione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Cliente </w:t>
            </w:r>
            <w:r>
              <w:br/>
              <w:t>Accesso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cliente gli accessi eseguiti.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Servizio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Spogliatoio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spogliatoio il centro nel quale è situato.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Sottoscrizione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ai contratti che egli ha sottoscritto.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Suddivisione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Scheda </w:t>
            </w:r>
            <w:r w:rsidR="009B68CE">
              <w:t>allenamento</w:t>
            </w:r>
            <w:r>
              <w:t xml:space="preserve"> Sessione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Giorno settimana</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sessioni nelle quali le schede di allenamento sono suddivise</w:t>
            </w:r>
            <w:r>
              <w:rPr>
                <w:i/>
              </w:rPr>
              <w:t xml:space="preserve"> e il giorno in cui vanno eseguite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Supporto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Configurazione</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eser</w:t>
            </w:r>
            <w:r>
              <w:rPr>
                <w:i/>
              </w:rPr>
              <w:t xml:space="preserve">cizio l’attrezzatura necessaria </w:t>
            </w:r>
            <w:r w:rsidRPr="004563AA">
              <w:rPr>
                <w:i/>
              </w:rPr>
              <w:t xml:space="preserve">acciocché </w:t>
            </w:r>
            <w:r w:rsidRPr="002B1598">
              <w:rPr>
                <w:i/>
              </w:rPr>
              <w:t>possa essere svolto.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Lezione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Sala</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corso il centro nel quale viene svolto e le fasce orarie.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Svolgimento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 svolto</w:t>
            </w:r>
            <w:r>
              <w:br/>
              <w:t>Esercizio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l’esercizio ai suoi svolgimenti da parte dei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Thread</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sfida i post legati ad essa.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Turnazione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Turno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dipendente i turni che deve svolgere.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Tutor</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 xml:space="preserve">Dipendente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cliente un </w:t>
            </w:r>
            <w:r>
              <w:rPr>
                <w:i/>
              </w:rPr>
              <w:t>tutor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Ubicazione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Accesso</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accesso il centro nel quale è avvenuto.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Utilizzo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Esercizio svolto</w:t>
            </w:r>
            <w:r>
              <w:br/>
              <w:t>Attrezzo reale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Configurazione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all’esercizio svolto l’eventuale attrezzo utilizzato con la configurazione adottata.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Visita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Misurazione</w:t>
            </w:r>
            <w:r>
              <w:br/>
              <w:t xml:space="preserve">Cliente </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alle misurazioni effettuate su di egli.</w:t>
            </w:r>
          </w:p>
        </w:tc>
      </w:tr>
      <w:tr w:rsidR="00B7657C" w:rsidTr="00B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FFFFFF" w:themeFill="background1"/>
            <w:vAlign w:val="center"/>
          </w:tcPr>
          <w:p w:rsidR="00B7657C" w:rsidRDefault="00B7657C" w:rsidP="002B1598"/>
        </w:tc>
        <w:tc>
          <w:tcPr>
            <w:tcW w:w="269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198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3259"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rPr>
                <w:i/>
              </w:rPr>
            </w:pPr>
          </w:p>
        </w:tc>
      </w:tr>
    </w:tbl>
    <w:p w:rsidR="008B4683" w:rsidRPr="00A8164F" w:rsidRDefault="008B4683" w:rsidP="00B7657C">
      <w:pPr>
        <w:pStyle w:val="Heading2"/>
      </w:pPr>
      <w:bookmarkStart w:id="16" w:name="_Toc498878141"/>
      <w:r>
        <w:t>Business rules</w:t>
      </w:r>
      <w:bookmarkEnd w:id="16"/>
    </w:p>
    <w:p w:rsidR="002F06F9" w:rsidRPr="004B6A22" w:rsidRDefault="007315D6" w:rsidP="00174611">
      <w:pPr>
        <w:pStyle w:val="Heading3"/>
      </w:pPr>
      <w:bookmarkStart w:id="17" w:name="_Toc498878142"/>
      <w:r>
        <w:t>Regole di vincolo</w:t>
      </w:r>
      <w:bookmarkEnd w:id="17"/>
    </w:p>
    <w:p w:rsidR="00FB7C50" w:rsidRPr="00FB7C50" w:rsidRDefault="00FB7C50" w:rsidP="00A17545">
      <w:pPr>
        <w:pStyle w:val="ListParagraph"/>
        <w:numPr>
          <w:ilvl w:val="0"/>
          <w:numId w:val="1"/>
        </w:numPr>
      </w:pPr>
      <w:r w:rsidRPr="00FB7C50">
        <w:t xml:space="preserve">Gli orari di un corso devono essere conformi con gli orari del </w:t>
      </w:r>
      <w:r w:rsidR="00AD3EAD">
        <w:t>dipendente</w:t>
      </w:r>
      <w:r w:rsidRPr="00FB7C50">
        <w:t xml:space="preserve"> che ne </w:t>
      </w:r>
      <w:r w:rsidR="009F50E3" w:rsidRPr="009F50E3">
        <w:t>è</w:t>
      </w:r>
      <w:r w:rsidRPr="00FB7C50">
        <w:t xml:space="preserve"> responsabile.</w:t>
      </w:r>
    </w:p>
    <w:p w:rsidR="00FB7C50" w:rsidRDefault="00FB7C50" w:rsidP="00A17545">
      <w:pPr>
        <w:pStyle w:val="ListParagraph"/>
        <w:numPr>
          <w:ilvl w:val="0"/>
          <w:numId w:val="1"/>
        </w:numPr>
      </w:pPr>
      <w:r>
        <w:t>Ciascun dipendente lavora per un massimo di 8 ore al giorno.</w:t>
      </w:r>
    </w:p>
    <w:p w:rsidR="00FB7C50" w:rsidRDefault="00FB7C50" w:rsidP="00A17545">
      <w:pPr>
        <w:pStyle w:val="ListParagraph"/>
        <w:numPr>
          <w:ilvl w:val="0"/>
          <w:numId w:val="1"/>
        </w:numPr>
      </w:pPr>
      <w:r>
        <w:t>Non</w:t>
      </w:r>
      <w:r w:rsidR="00DA7B29">
        <w:t xml:space="preserve"> devono</w:t>
      </w:r>
      <w:r>
        <w:t xml:space="preserve"> </w:t>
      </w:r>
      <w:r w:rsidR="00DA7B29">
        <w:t>esistere</w:t>
      </w:r>
      <w:r>
        <w:t xml:space="preserve"> fasce orarie di uno stesso giorno in cui al dipendente sono assegnati centri diversi.</w:t>
      </w:r>
    </w:p>
    <w:p w:rsidR="00FB7C50" w:rsidRDefault="00DA7B29" w:rsidP="00A17545">
      <w:pPr>
        <w:pStyle w:val="ListParagraph"/>
        <w:numPr>
          <w:ilvl w:val="0"/>
          <w:numId w:val="1"/>
        </w:numPr>
      </w:pPr>
      <w:r>
        <w:t>Un dipendente n</w:t>
      </w:r>
      <w:r w:rsidR="00FB7C50">
        <w:t>on pu</w:t>
      </w:r>
      <w:r w:rsidR="009F50E3" w:rsidRPr="009F50E3">
        <w:t>ò</w:t>
      </w:r>
      <w:r w:rsidR="00FB7C50">
        <w:t xml:space="preserve"> tenere due corsi in due sale diffe</w:t>
      </w:r>
      <w:r w:rsidR="00793662">
        <w:t>renti nelle stes</w:t>
      </w:r>
      <w:r w:rsidR="007C2310">
        <w:t>se fasce orarie</w:t>
      </w:r>
      <w:r w:rsidR="00793662">
        <w:t>.</w:t>
      </w:r>
    </w:p>
    <w:p w:rsidR="00DA7B29" w:rsidRDefault="00DA7B29" w:rsidP="00A17545">
      <w:pPr>
        <w:pStyle w:val="ListParagraph"/>
        <w:numPr>
          <w:ilvl w:val="0"/>
          <w:numId w:val="1"/>
        </w:numPr>
      </w:pPr>
      <w:r>
        <w:t>Il numero di accessi contemporanei ad un centro non deve superare la capienza massima di quel centro.</w:t>
      </w:r>
    </w:p>
    <w:p w:rsidR="009F50E3" w:rsidRDefault="00DA7B29" w:rsidP="00A17545">
      <w:pPr>
        <w:pStyle w:val="ListParagraph"/>
        <w:numPr>
          <w:ilvl w:val="0"/>
          <w:numId w:val="1"/>
        </w:numPr>
      </w:pPr>
      <w:r>
        <w:t>Il numero di accessi del cliente non deve superare il numero di accessi previsti dal contratto (sia accessi totali ai centri, sia accessi specifici per le sale).</w:t>
      </w:r>
    </w:p>
    <w:p w:rsidR="00AD3EAD" w:rsidRDefault="009F50E3" w:rsidP="00A17545">
      <w:pPr>
        <w:pStyle w:val="ListParagraph"/>
        <w:numPr>
          <w:ilvl w:val="0"/>
          <w:numId w:val="1"/>
        </w:numPr>
      </w:pPr>
      <w:r>
        <w:t>U</w:t>
      </w:r>
      <w:r w:rsidR="00AD3EAD">
        <w:t xml:space="preserve">n cliente non deve poter accedere ad una sala che non </w:t>
      </w:r>
      <w:r w:rsidRPr="009F50E3">
        <w:t>è</w:t>
      </w:r>
      <w:r w:rsidR="00AD3EAD">
        <w:t xml:space="preserve"> prevista nella propria tipologia di contratto.</w:t>
      </w:r>
    </w:p>
    <w:p w:rsidR="00DA7B29" w:rsidRDefault="00DA7B29" w:rsidP="00A17545">
      <w:pPr>
        <w:pStyle w:val="ListParagraph"/>
        <w:numPr>
          <w:ilvl w:val="0"/>
          <w:numId w:val="1"/>
        </w:numPr>
      </w:pPr>
      <w:r>
        <w:t xml:space="preserve">Non deve esistere un accesso da parte di un cliente il cui contratto </w:t>
      </w:r>
      <w:r w:rsidR="009F50E3" w:rsidRPr="009F50E3">
        <w:t>è</w:t>
      </w:r>
      <w:r w:rsidR="009F50E3">
        <w:t xml:space="preserve"> </w:t>
      </w:r>
      <w:r>
        <w:t>scaduto.</w:t>
      </w:r>
    </w:p>
    <w:p w:rsidR="00397AEE" w:rsidRDefault="00397AEE" w:rsidP="00A17545">
      <w:pPr>
        <w:pStyle w:val="ListParagraph"/>
        <w:numPr>
          <w:ilvl w:val="0"/>
          <w:numId w:val="1"/>
        </w:numPr>
      </w:pPr>
      <w:r>
        <w:t>Ciascun centro deve essere dotato di almeno una piscina.</w:t>
      </w:r>
    </w:p>
    <w:p w:rsidR="00270717" w:rsidRDefault="00270717" w:rsidP="00A17545">
      <w:pPr>
        <w:pStyle w:val="ListParagraph"/>
        <w:numPr>
          <w:ilvl w:val="0"/>
          <w:numId w:val="1"/>
        </w:numPr>
      </w:pPr>
      <w:r>
        <w:t>Solo un medico nutrizionista pu</w:t>
      </w:r>
      <w:r w:rsidRPr="00270717">
        <w:t>ò</w:t>
      </w:r>
      <w:r>
        <w:t xml:space="preserve"> assegnare una scheda di alimentazione ad un cliente.</w:t>
      </w:r>
    </w:p>
    <w:p w:rsidR="00201EDF" w:rsidRDefault="00201EDF" w:rsidP="00A17545">
      <w:pPr>
        <w:pStyle w:val="ListParagraph"/>
        <w:numPr>
          <w:ilvl w:val="0"/>
          <w:numId w:val="1"/>
        </w:numPr>
      </w:pPr>
      <w:r>
        <w:t>Un integratore pu</w:t>
      </w:r>
      <w:r w:rsidRPr="00201EDF">
        <w:t>ò</w:t>
      </w:r>
      <w:r>
        <w:t xml:space="preserve"> essere ordinato soltanto se esiste un fornitore che ha disponibilit</w:t>
      </w:r>
      <w:r w:rsidRPr="00201EDF">
        <w:t>à</w:t>
      </w:r>
      <w:r>
        <w:t xml:space="preserve"> di quell’integratore.</w:t>
      </w:r>
    </w:p>
    <w:p w:rsidR="009A3DDE" w:rsidRDefault="009A3DDE" w:rsidP="00A17545">
      <w:pPr>
        <w:pStyle w:val="ListParagraph"/>
        <w:numPr>
          <w:ilvl w:val="0"/>
          <w:numId w:val="1"/>
        </w:numPr>
      </w:pPr>
      <w:r>
        <w:t>Ogni sfida pu</w:t>
      </w:r>
      <w:r w:rsidRPr="009A3DDE">
        <w:t>ò</w:t>
      </w:r>
      <w:r>
        <w:t xml:space="preserve"> avere un solo cliente </w:t>
      </w:r>
      <w:r w:rsidR="008B39FC">
        <w:t>in vece</w:t>
      </w:r>
      <w:r>
        <w:t xml:space="preserve"> di </w:t>
      </w:r>
      <w:r w:rsidRPr="008B39FC">
        <w:rPr>
          <w:i/>
        </w:rPr>
        <w:t>proponente</w:t>
      </w:r>
      <w:r>
        <w:t>.</w:t>
      </w:r>
    </w:p>
    <w:p w:rsidR="0095555A" w:rsidRDefault="008B39FC" w:rsidP="00A17545">
      <w:pPr>
        <w:pStyle w:val="ListParagraph"/>
        <w:numPr>
          <w:ilvl w:val="0"/>
          <w:numId w:val="1"/>
        </w:numPr>
      </w:pPr>
      <w:r>
        <w:t>In una sfida</w:t>
      </w:r>
      <w:r w:rsidR="0095555A">
        <w:t xml:space="preserve"> un utente pu</w:t>
      </w:r>
      <w:r w:rsidR="0095555A" w:rsidRPr="0095555A">
        <w:t>ò</w:t>
      </w:r>
      <w:r w:rsidR="0095555A">
        <w:t xml:space="preserve"> associare solo una scheda di allenamento o di nutrizione che gli </w:t>
      </w:r>
      <w:r w:rsidR="004216BD">
        <w:t>appartiene</w:t>
      </w:r>
      <w:r>
        <w:t>,</w:t>
      </w:r>
      <w:r w:rsidR="0095555A">
        <w:t xml:space="preserve"> non quella di un altro cliente (privacy).</w:t>
      </w:r>
    </w:p>
    <w:p w:rsidR="00694387" w:rsidRDefault="00694387" w:rsidP="00A17545">
      <w:pPr>
        <w:pStyle w:val="ListParagraph"/>
        <w:numPr>
          <w:ilvl w:val="0"/>
          <w:numId w:val="1"/>
        </w:numPr>
      </w:pPr>
    </w:p>
    <w:p w:rsidR="00201EDF" w:rsidRDefault="009A3DDE" w:rsidP="00174611">
      <w:pPr>
        <w:pStyle w:val="Heading3"/>
      </w:pPr>
      <w:bookmarkStart w:id="18" w:name="_Toc498878143"/>
      <w:r>
        <w:lastRenderedPageBreak/>
        <w:t>Regole di derivazione</w:t>
      </w:r>
      <w:bookmarkEnd w:id="18"/>
    </w:p>
    <w:p w:rsidR="00201EDF" w:rsidRDefault="00201EDF" w:rsidP="00DF652C">
      <w:pPr>
        <w:pStyle w:val="ListParagraph"/>
        <w:numPr>
          <w:ilvl w:val="0"/>
          <w:numId w:val="3"/>
        </w:numPr>
      </w:pPr>
      <w:r>
        <w:t>La quantit</w:t>
      </w:r>
      <w:r w:rsidRPr="00201EDF">
        <w:t>à</w:t>
      </w:r>
      <w:r>
        <w:t xml:space="preserve"> di scorta di un magazzino rispetto ad un certo integratore deve essere uguale al numero di ordinazioni fatte da quel centro meno il numero di acquisti eseguiti dai clienti.</w:t>
      </w:r>
    </w:p>
    <w:p w:rsidR="00201EDF" w:rsidRPr="00201EDF" w:rsidRDefault="00201EDF" w:rsidP="00DF652C">
      <w:pPr>
        <w:pStyle w:val="ListParagraph"/>
        <w:numPr>
          <w:ilvl w:val="0"/>
          <w:numId w:val="3"/>
        </w:numPr>
      </w:pPr>
      <w:r>
        <w:t>La somma degli importi delle rate deve essere uguale all’</w:t>
      </w:r>
      <w:r w:rsidR="00A109D6">
        <w:t>importo totale del pagamento (incrementato dell’interesse dell’istituto).</w:t>
      </w:r>
    </w:p>
    <w:p w:rsidR="007E47B4" w:rsidRDefault="007E47B4" w:rsidP="00174611">
      <w:pPr>
        <w:pStyle w:val="Heading2"/>
      </w:pPr>
      <w:bookmarkStart w:id="19" w:name="_Toc498878144"/>
      <w:r>
        <w:t>Ridondanze</w:t>
      </w:r>
      <w:bookmarkEnd w:id="19"/>
    </w:p>
    <w:p w:rsidR="007E47B4" w:rsidRDefault="007E47B4" w:rsidP="00DF652C">
      <w:pPr>
        <w:pStyle w:val="ListParagraph"/>
        <w:numPr>
          <w:ilvl w:val="0"/>
          <w:numId w:val="2"/>
        </w:numPr>
      </w:pPr>
      <w:r>
        <w:t xml:space="preserve">Il concetto espresso dall’associazione ‘Possesso’ </w:t>
      </w:r>
      <w:r w:rsidR="009B68CE">
        <w:t>è</w:t>
      </w:r>
      <w:r>
        <w:t xml:space="preserve"> incluso all’interno dell’associazione ‘Tutor’.</w:t>
      </w:r>
    </w:p>
    <w:p w:rsidR="00201EDF" w:rsidRDefault="00C563A6" w:rsidP="00DF652C">
      <w:pPr>
        <w:pStyle w:val="ListParagraph"/>
        <w:numPr>
          <w:ilvl w:val="0"/>
          <w:numId w:val="2"/>
        </w:numPr>
      </w:pPr>
      <w:r>
        <w:t>Possiamo essere a conoscenza della scorta del magazzino anche attraverso il numero di ordini eseguiti e di acquisti fatti dagli utenti (regola di derivazione 1).</w:t>
      </w:r>
    </w:p>
    <w:p w:rsidR="00B7657C" w:rsidRDefault="004563AA" w:rsidP="00101DD6">
      <w:pPr>
        <w:rPr>
          <w:highlight w:val="yellow"/>
        </w:rPr>
      </w:pPr>
      <w:r w:rsidRPr="004563AA">
        <w:rPr>
          <w:highlight w:val="yellow"/>
        </w:rPr>
        <w:t>AGGIUNGERE “CLIENTI ALL’INTERNO”</w:t>
      </w:r>
      <w:r w:rsidR="00B7657C">
        <w:rPr>
          <w:highlight w:val="yellow"/>
        </w:rPr>
        <w:br/>
      </w:r>
    </w:p>
    <w:p w:rsidR="00B7657C" w:rsidRDefault="00B7657C" w:rsidP="00101DD6">
      <w:pPr>
        <w:rPr>
          <w:highlight w:val="yellow"/>
        </w:rPr>
      </w:pPr>
      <w:r>
        <w:rPr>
          <w:highlight w:val="yellow"/>
        </w:rPr>
        <w:br w:type="page"/>
      </w:r>
    </w:p>
    <w:p w:rsidR="00E5339C" w:rsidRPr="00B7657C" w:rsidRDefault="00E5339C" w:rsidP="00B7657C">
      <w:pPr>
        <w:pStyle w:val="Heading1"/>
        <w:rPr>
          <w:highlight w:val="yellow"/>
        </w:rPr>
      </w:pPr>
      <w:bookmarkStart w:id="20" w:name="_Toc492902432"/>
      <w:bookmarkStart w:id="21" w:name="_Toc498878145"/>
      <w:r>
        <w:lastRenderedPageBreak/>
        <w:t xml:space="preserve">Commenti </w:t>
      </w:r>
      <w:r w:rsidR="002446F3">
        <w:t>del diagramma E-R</w:t>
      </w:r>
      <w:bookmarkEnd w:id="20"/>
      <w:bookmarkEnd w:id="21"/>
    </w:p>
    <w:p w:rsidR="00E5339C" w:rsidRPr="00E5339C" w:rsidRDefault="00E5339C" w:rsidP="00E5339C">
      <w:pPr>
        <w:pStyle w:val="Heading2"/>
      </w:pPr>
      <w:bookmarkStart w:id="22" w:name="_Toc498878146"/>
      <w:bookmarkStart w:id="23" w:name="_Hlk493769189"/>
      <w:r>
        <w:t>Schema Non Ristrutturato</w:t>
      </w:r>
      <w:bookmarkEnd w:id="22"/>
    </w:p>
    <w:p w:rsidR="00E5339C" w:rsidRDefault="00E5339C" w:rsidP="00E5339C">
      <w:pPr>
        <w:pStyle w:val="Heading3"/>
      </w:pPr>
      <w:bookmarkStart w:id="24" w:name="_Toc498878147"/>
      <w:r>
        <w:t>Area gestione</w:t>
      </w:r>
      <w:bookmarkEnd w:id="24"/>
    </w:p>
    <w:p w:rsidR="00E5339C" w:rsidRDefault="00E5339C" w:rsidP="00E5339C">
      <w:pPr>
        <w:pStyle w:val="Heading4"/>
      </w:pPr>
      <w:r>
        <w:t>Organizzazione e strutture</w:t>
      </w:r>
    </w:p>
    <w:p w:rsidR="00CC6926" w:rsidRDefault="00E5339C" w:rsidP="00E5339C">
      <w:r>
        <w:t xml:space="preserve">La sezione Organizzazione e Strutture è stata suddivisa nelle entità </w:t>
      </w:r>
      <w:r w:rsidRPr="00711B79">
        <w:rPr>
          <w:i/>
        </w:rPr>
        <w:t>Centro</w:t>
      </w:r>
      <w:r>
        <w:t xml:space="preserve">, </w:t>
      </w:r>
      <w:r w:rsidRPr="00711B79">
        <w:rPr>
          <w:i/>
        </w:rPr>
        <w:t>Calendario centro</w:t>
      </w:r>
      <w:r>
        <w:t xml:space="preserve"> (</w:t>
      </w:r>
      <w:r w:rsidR="00CC6926">
        <w:t>sotto</w:t>
      </w:r>
      <w:r w:rsidR="007C6DC2">
        <w:t>-</w:t>
      </w:r>
      <w:r w:rsidR="00CC6926">
        <w:t>entità</w:t>
      </w:r>
      <w:r>
        <w:t xml:space="preserve"> di </w:t>
      </w:r>
      <w:r w:rsidRPr="00711B79">
        <w:rPr>
          <w:i/>
        </w:rPr>
        <w:t>Calendario</w:t>
      </w:r>
      <w:r>
        <w:t xml:space="preserve">), </w:t>
      </w:r>
      <w:r w:rsidRPr="00711B79">
        <w:rPr>
          <w:i/>
        </w:rPr>
        <w:t>Sala</w:t>
      </w:r>
      <w:r>
        <w:t xml:space="preserve"> e </w:t>
      </w:r>
      <w:r w:rsidRPr="00711B79">
        <w:rPr>
          <w:i/>
        </w:rPr>
        <w:t>Attrezzatura</w:t>
      </w:r>
      <w:r>
        <w:t xml:space="preserve">. Scelte significative in questo settore sono state quella di considerare le piscine come una </w:t>
      </w:r>
      <w:r w:rsidR="00CC6926">
        <w:t>sotto</w:t>
      </w:r>
      <w:r w:rsidR="007C6DC2">
        <w:t>-</w:t>
      </w:r>
      <w:r w:rsidR="00CC6926">
        <w:t>entità</w:t>
      </w:r>
      <w:r>
        <w:t xml:space="preserve"> delle sale, inoltre</w:t>
      </w:r>
      <w:r w:rsidR="00CC6926">
        <w:t xml:space="preserve"> le istanze di </w:t>
      </w:r>
      <w:r w:rsidR="00CC6926" w:rsidRPr="00711B79">
        <w:rPr>
          <w:i/>
        </w:rPr>
        <w:t>Attrezzatura</w:t>
      </w:r>
      <w:r w:rsidR="00CC6926">
        <w:t xml:space="preserve"> rappresentano una singola attrezzatura presente fisicamente in un centro e perciò è stato aggiunto un </w:t>
      </w:r>
      <w:r w:rsidR="00CC6926" w:rsidRPr="00711B79">
        <w:t>codice identificativo</w:t>
      </w:r>
      <w:r w:rsidR="00CC6926">
        <w:t xml:space="preserve"> come chiave primaria di ognuna di esse. È stato inoltre aggiunto un </w:t>
      </w:r>
      <w:r w:rsidR="00CC6926" w:rsidRPr="00711B79">
        <w:t xml:space="preserve">codice </w:t>
      </w:r>
      <w:r w:rsidR="00CC6926">
        <w:t xml:space="preserve">come chiave primaria per l’entità </w:t>
      </w:r>
      <w:r w:rsidR="00CC6926" w:rsidRPr="00711B79">
        <w:rPr>
          <w:i/>
        </w:rPr>
        <w:t>Centro</w:t>
      </w:r>
      <w:r w:rsidR="00CC6926">
        <w:t>.</w:t>
      </w:r>
    </w:p>
    <w:p w:rsidR="00CC6926" w:rsidRDefault="00CC6926" w:rsidP="00CC6926">
      <w:pPr>
        <w:pStyle w:val="Heading4"/>
      </w:pPr>
      <w:r>
        <w:t>Anagrafica clienti e dipendenti</w:t>
      </w:r>
    </w:p>
    <w:p w:rsidR="00974FC4" w:rsidRDefault="00CC6926" w:rsidP="00CC6926">
      <w:r>
        <w:t xml:space="preserve">L’anagrafica dei clienti e dipendenti è stata rappresentata come una generalizzazione avente </w:t>
      </w:r>
      <w:r w:rsidRPr="00711B79">
        <w:rPr>
          <w:i/>
        </w:rPr>
        <w:t>Anagrafica</w:t>
      </w:r>
      <w:r w:rsidR="00711B79">
        <w:t xml:space="preserve"> come entità padre e </w:t>
      </w:r>
      <w:r w:rsidR="00711B79" w:rsidRPr="00711B79">
        <w:rPr>
          <w:i/>
        </w:rPr>
        <w:t>Dipendente</w:t>
      </w:r>
      <w:r w:rsidR="00711B79">
        <w:t xml:space="preserve"> e </w:t>
      </w:r>
      <w:r w:rsidR="00711B79" w:rsidRPr="00711B79">
        <w:rPr>
          <w:i/>
        </w:rPr>
        <w:t>C</w:t>
      </w:r>
      <w:r w:rsidRPr="00711B79">
        <w:rPr>
          <w:i/>
        </w:rPr>
        <w:t>liente</w:t>
      </w:r>
      <w:r>
        <w:t xml:space="preserve"> come entità figlie. La chiave primaria </w:t>
      </w:r>
      <w:r w:rsidR="00974FC4">
        <w:t xml:space="preserve">scelta è il </w:t>
      </w:r>
      <w:r w:rsidR="00974FC4" w:rsidRPr="00711B79">
        <w:rPr>
          <w:i/>
        </w:rPr>
        <w:t>codice fiscale</w:t>
      </w:r>
      <w:r w:rsidR="00974FC4">
        <w:t xml:space="preserve">, naturalmente univoco sia per i dipendenti che per i clienti. I responsabili sono stati rappresentati tramite una relazione a tre che unisce </w:t>
      </w:r>
      <w:r w:rsidR="00974FC4" w:rsidRPr="00711B79">
        <w:rPr>
          <w:i/>
        </w:rPr>
        <w:t>Centro</w:t>
      </w:r>
      <w:r w:rsidR="00974FC4">
        <w:t xml:space="preserve"> e l’entità </w:t>
      </w:r>
      <w:r w:rsidR="00974FC4" w:rsidRPr="00711B79">
        <w:rPr>
          <w:i/>
        </w:rPr>
        <w:t>Dipendente</w:t>
      </w:r>
      <w:r w:rsidR="00974FC4">
        <w:t xml:space="preserve"> a sé stessa: è stato pensato che un dipendente che lavora in centri diversi potrebbe avere un responsabile diverso in ogni centro.</w:t>
      </w:r>
      <w:r w:rsidR="00974FC4">
        <w:br/>
        <w:t xml:space="preserve">Per rappresentare le varie attività che i dipendenti svolgono nei centri si è introdotta </w:t>
      </w:r>
      <w:r w:rsidR="00711B79">
        <w:t xml:space="preserve">una relazione tripla </w:t>
      </w:r>
      <w:r w:rsidR="00711B79" w:rsidRPr="00711B79">
        <w:rPr>
          <w:i/>
        </w:rPr>
        <w:t>Personale</w:t>
      </w:r>
      <w:r w:rsidR="00974FC4">
        <w:t xml:space="preserve"> con attributo </w:t>
      </w:r>
      <w:r w:rsidR="00974FC4" w:rsidRPr="00711B79">
        <w:rPr>
          <w:i/>
        </w:rPr>
        <w:t>Attività</w:t>
      </w:r>
      <w:r w:rsidR="00974FC4">
        <w:t xml:space="preserve"> che unisce </w:t>
      </w:r>
      <w:r w:rsidR="00974FC4" w:rsidRPr="00711B79">
        <w:rPr>
          <w:i/>
        </w:rPr>
        <w:t>Centro</w:t>
      </w:r>
      <w:r w:rsidR="00974FC4">
        <w:t xml:space="preserve">, </w:t>
      </w:r>
      <w:r w:rsidR="00974FC4" w:rsidRPr="00711B79">
        <w:rPr>
          <w:i/>
        </w:rPr>
        <w:t>Dipendente</w:t>
      </w:r>
      <w:r w:rsidR="00974FC4">
        <w:t xml:space="preserve"> e </w:t>
      </w:r>
      <w:r w:rsidR="00974FC4" w:rsidRPr="00711B79">
        <w:rPr>
          <w:i/>
        </w:rPr>
        <w:t>Turnazione</w:t>
      </w:r>
      <w:r w:rsidR="00974FC4">
        <w:t xml:space="preserve"> (una sotto</w:t>
      </w:r>
      <w:r w:rsidR="007C6DC2">
        <w:t>-</w:t>
      </w:r>
      <w:r w:rsidR="00974FC4">
        <w:t>entità di calendario).</w:t>
      </w:r>
    </w:p>
    <w:p w:rsidR="007C6DC2" w:rsidRDefault="00974FC4" w:rsidP="00974FC4">
      <w:pPr>
        <w:pStyle w:val="Heading4"/>
      </w:pPr>
      <w:r>
        <w:t>Contratti</w:t>
      </w:r>
    </w:p>
    <w:p w:rsidR="00674589" w:rsidRDefault="007C6DC2" w:rsidP="007C6DC2">
      <w:r>
        <w:t xml:space="preserve">La gestione dei contratti è stata implementata attraverso una generalizzazione avente l’entità </w:t>
      </w:r>
      <w:r w:rsidRPr="00711B79">
        <w:rPr>
          <w:i/>
        </w:rPr>
        <w:t>Contratto</w:t>
      </w:r>
      <w:r>
        <w:t xml:space="preserve"> come padre e le entità </w:t>
      </w:r>
      <w:r w:rsidRPr="00711B79">
        <w:rPr>
          <w:i/>
        </w:rPr>
        <w:t>Standard</w:t>
      </w:r>
      <w:r>
        <w:t xml:space="preserve">, </w:t>
      </w:r>
      <w:r w:rsidRPr="00711B79">
        <w:rPr>
          <w:i/>
        </w:rPr>
        <w:t>Personalizzato</w:t>
      </w:r>
      <w:r>
        <w:t xml:space="preserve"> e </w:t>
      </w:r>
      <w:r w:rsidRPr="00711B79">
        <w:rPr>
          <w:i/>
        </w:rPr>
        <w:t>Giornaliero</w:t>
      </w:r>
      <w:r>
        <w:t xml:space="preserve"> come sotto-entità</w:t>
      </w:r>
      <w:r w:rsidR="00674589">
        <w:t>, è stat</w:t>
      </w:r>
      <w:r w:rsidR="00711B79">
        <w:t>a</w:t>
      </w:r>
      <w:r w:rsidR="00674589">
        <w:t xml:space="preserve"> introdotto come chiave un codice a </w:t>
      </w:r>
      <w:r w:rsidR="00674589" w:rsidRPr="00711B79">
        <w:rPr>
          <w:i/>
        </w:rPr>
        <w:t>Centro</w:t>
      </w:r>
      <w:r>
        <w:t xml:space="preserve">. La proprietà di un contratto di poter essere multi-sede è stata rappresentata con una cardinalità (1,3) con la relazione </w:t>
      </w:r>
      <w:r w:rsidRPr="00711B79">
        <w:rPr>
          <w:i/>
        </w:rPr>
        <w:t>Sede</w:t>
      </w:r>
      <w:r>
        <w:t xml:space="preserve"> che associa </w:t>
      </w:r>
      <w:r w:rsidRPr="00711B79">
        <w:rPr>
          <w:i/>
        </w:rPr>
        <w:t>Contratto</w:t>
      </w:r>
      <w:r>
        <w:t xml:space="preserve"> a </w:t>
      </w:r>
      <w:r w:rsidRPr="00711B79">
        <w:rPr>
          <w:i/>
        </w:rPr>
        <w:t>Centro</w:t>
      </w:r>
      <w:r>
        <w:t xml:space="preserve">. Le </w:t>
      </w:r>
      <w:r w:rsidRPr="00711B79">
        <w:rPr>
          <w:i/>
        </w:rPr>
        <w:t>possibilità di accesso</w:t>
      </w:r>
      <w:r>
        <w:t xml:space="preserve"> alle sale sono state rappresentate con una relazione omonima che associa </w:t>
      </w:r>
      <w:r w:rsidRPr="00711B79">
        <w:rPr>
          <w:i/>
        </w:rPr>
        <w:t>Contratto</w:t>
      </w:r>
      <w:r>
        <w:t xml:space="preserve"> a </w:t>
      </w:r>
      <w:r w:rsidRPr="00711B79">
        <w:rPr>
          <w:i/>
        </w:rPr>
        <w:t>Sala</w:t>
      </w:r>
      <w:r>
        <w:t xml:space="preserve"> e presenta un attributo </w:t>
      </w:r>
      <w:r w:rsidRPr="00711B79">
        <w:rPr>
          <w:i/>
        </w:rPr>
        <w:t>Accessi Settimanali</w:t>
      </w:r>
      <w:r>
        <w:t>.</w:t>
      </w:r>
      <w:r>
        <w:br/>
        <w:t xml:space="preserve">Il pagamento di un contratto è stato rappresentato con una generalizzazione avente </w:t>
      </w:r>
      <w:r w:rsidRPr="00711B79">
        <w:rPr>
          <w:i/>
        </w:rPr>
        <w:t>Pagamento</w:t>
      </w:r>
      <w:r>
        <w:t xml:space="preserve"> come </w:t>
      </w:r>
      <w:r w:rsidR="00674589">
        <w:t>entità</w:t>
      </w:r>
      <w:r>
        <w:t xml:space="preserve"> padre e </w:t>
      </w:r>
      <w:r w:rsidRPr="00711B79">
        <w:rPr>
          <w:i/>
        </w:rPr>
        <w:t>Singolo</w:t>
      </w:r>
      <w:r>
        <w:t xml:space="preserve"> e </w:t>
      </w:r>
      <w:r w:rsidRPr="00711B79">
        <w:rPr>
          <w:i/>
        </w:rPr>
        <w:t>Rateizzato</w:t>
      </w:r>
      <w:r>
        <w:t xml:space="preserve"> come figlie. La sotto-entità </w:t>
      </w:r>
      <w:r w:rsidRPr="00711B79">
        <w:rPr>
          <w:i/>
        </w:rPr>
        <w:t>Rateizzato</w:t>
      </w:r>
      <w:r>
        <w:t xml:space="preserve"> è legata all’entità </w:t>
      </w:r>
      <w:r w:rsidRPr="00711B79">
        <w:rPr>
          <w:i/>
        </w:rPr>
        <w:t>Rat</w:t>
      </w:r>
      <w:r w:rsidR="00674589" w:rsidRPr="00711B79">
        <w:rPr>
          <w:i/>
        </w:rPr>
        <w:t>a</w:t>
      </w:r>
      <w:r>
        <w:t xml:space="preserve"> tramite la relazione </w:t>
      </w:r>
      <w:r w:rsidRPr="00711B79">
        <w:rPr>
          <w:i/>
        </w:rPr>
        <w:t>Divisione</w:t>
      </w:r>
      <w:r w:rsidR="00674589">
        <w:t xml:space="preserve">. Gli obiettivi che si intendono raggiungere sono rappresentati mediante una generalizzazione avente come padre </w:t>
      </w:r>
      <w:r w:rsidR="00674589" w:rsidRPr="00FD1F8C">
        <w:rPr>
          <w:i/>
        </w:rPr>
        <w:t>Obiettivo</w:t>
      </w:r>
      <w:r w:rsidR="00674589">
        <w:t xml:space="preserve"> e come entità figlia </w:t>
      </w:r>
      <w:r w:rsidR="00674589" w:rsidRPr="00FD1F8C">
        <w:rPr>
          <w:i/>
        </w:rPr>
        <w:t>Potenziamento</w:t>
      </w:r>
      <w:r w:rsidR="00674589">
        <w:t xml:space="preserve"> </w:t>
      </w:r>
      <w:r w:rsidR="00674589" w:rsidRPr="00FD1F8C">
        <w:rPr>
          <w:i/>
        </w:rPr>
        <w:t>Muscolare</w:t>
      </w:r>
      <w:r w:rsidR="00674589">
        <w:t xml:space="preserve"> legata attraverso la relazione </w:t>
      </w:r>
      <w:r w:rsidR="00674589" w:rsidRPr="00FD1F8C">
        <w:rPr>
          <w:i/>
        </w:rPr>
        <w:t>Potenziamento</w:t>
      </w:r>
      <w:r w:rsidR="00674589">
        <w:t xml:space="preserve"> (avente l’attributo </w:t>
      </w:r>
      <w:r w:rsidR="00674589" w:rsidRPr="00FD1F8C">
        <w:rPr>
          <w:i/>
        </w:rPr>
        <w:t>Livello</w:t>
      </w:r>
      <w:r w:rsidR="00674589">
        <w:t xml:space="preserve">) a </w:t>
      </w:r>
      <w:r w:rsidR="00674589" w:rsidRPr="00FD1F8C">
        <w:rPr>
          <w:i/>
        </w:rPr>
        <w:t>Gruppo Muscolare</w:t>
      </w:r>
      <w:r w:rsidR="00674589">
        <w:t xml:space="preserve">. L’attività di tutoring è stata rappresentata attraverso una relazione </w:t>
      </w:r>
      <w:r w:rsidR="00674589" w:rsidRPr="00FD1F8C">
        <w:rPr>
          <w:i/>
        </w:rPr>
        <w:t>Tutor</w:t>
      </w:r>
      <w:r w:rsidR="00674589">
        <w:t xml:space="preserve"> tra </w:t>
      </w:r>
      <w:r w:rsidR="00674589" w:rsidRPr="00FD1F8C">
        <w:rPr>
          <w:i/>
        </w:rPr>
        <w:t>Cliente</w:t>
      </w:r>
      <w:r w:rsidR="00674589">
        <w:t xml:space="preserve"> e </w:t>
      </w:r>
      <w:r w:rsidR="00674589" w:rsidRPr="00FD1F8C">
        <w:rPr>
          <w:i/>
        </w:rPr>
        <w:t>Dipendente</w:t>
      </w:r>
      <w:r w:rsidR="00674589">
        <w:t>.</w:t>
      </w:r>
    </w:p>
    <w:p w:rsidR="00674589" w:rsidRDefault="00674589" w:rsidP="00674589">
      <w:pPr>
        <w:pStyle w:val="Heading3"/>
      </w:pPr>
      <w:bookmarkStart w:id="25" w:name="_Toc498878148"/>
      <w:r>
        <w:t>Area servizi</w:t>
      </w:r>
      <w:bookmarkEnd w:id="25"/>
    </w:p>
    <w:p w:rsidR="00674589" w:rsidRDefault="00674589" w:rsidP="00674589">
      <w:pPr>
        <w:pStyle w:val="Heading4"/>
      </w:pPr>
      <w:r>
        <w:t>Scheda di allenamento</w:t>
      </w:r>
    </w:p>
    <w:p w:rsidR="009B6CC2" w:rsidRDefault="009B6CC2" w:rsidP="009B6CC2">
      <w:r>
        <w:t xml:space="preserve">La sezione </w:t>
      </w:r>
      <w:r w:rsidRPr="00FD1F8C">
        <w:rPr>
          <w:i/>
        </w:rPr>
        <w:t>Scheda di Allenamento</w:t>
      </w:r>
      <w:r>
        <w:t xml:space="preserve"> è stata suddivisa nelle entità </w:t>
      </w:r>
      <w:r w:rsidRPr="00FD1F8C">
        <w:rPr>
          <w:i/>
        </w:rPr>
        <w:t>Scheda Allenamento</w:t>
      </w:r>
      <w:r>
        <w:t xml:space="preserve"> e </w:t>
      </w:r>
      <w:r w:rsidRPr="00FD1F8C">
        <w:rPr>
          <w:i/>
        </w:rPr>
        <w:t>Sessione</w:t>
      </w:r>
      <w:r>
        <w:t xml:space="preserve"> e nella generalizzazione avente come padre </w:t>
      </w:r>
      <w:r w:rsidRPr="00FD1F8C">
        <w:rPr>
          <w:i/>
        </w:rPr>
        <w:t>Esercizio</w:t>
      </w:r>
      <w:r w:rsidR="00FD1F8C">
        <w:t xml:space="preserve"> e come sotto-entità </w:t>
      </w:r>
      <w:r w:rsidR="00FD1F8C" w:rsidRPr="00FD1F8C">
        <w:rPr>
          <w:i/>
        </w:rPr>
        <w:t>a Tempo</w:t>
      </w:r>
      <w:r w:rsidR="00FD1F8C">
        <w:t xml:space="preserve"> e </w:t>
      </w:r>
      <w:r w:rsidR="00FD1F8C" w:rsidRPr="00FD1F8C">
        <w:rPr>
          <w:i/>
        </w:rPr>
        <w:t>con Ripetizioni</w:t>
      </w:r>
      <w:r>
        <w:t>.</w:t>
      </w:r>
      <w:r>
        <w:br/>
        <w:t>Ogni sessione rappresenta una serie di esercizi consigliati, da eseguire in un accesso al</w:t>
      </w:r>
      <w:r w:rsidR="00FD1F8C">
        <w:t>la palestra.</w:t>
      </w:r>
      <w:r w:rsidR="00FD1F8C">
        <w:br/>
        <w:t xml:space="preserve">Alla sotto-entità </w:t>
      </w:r>
      <w:r w:rsidR="00FD1F8C" w:rsidRPr="00FD1F8C">
        <w:rPr>
          <w:i/>
        </w:rPr>
        <w:t>con Ripetizione</w:t>
      </w:r>
      <w:r>
        <w:t xml:space="preserve"> è stato aggiunto l’attributo </w:t>
      </w:r>
      <w:r w:rsidRPr="00FD1F8C">
        <w:rPr>
          <w:i/>
        </w:rPr>
        <w:t>per Ripetizione</w:t>
      </w:r>
      <w:r>
        <w:t xml:space="preserve">, in modo da indicare il numero di trazioni, flessioni o simili, da eseguire per ogni ripetizione. La configurazione e l’attrezzatura consigliati per ogni esercizio sono rappresentati tramite la relazione </w:t>
      </w:r>
      <w:r w:rsidRPr="00FD1F8C">
        <w:rPr>
          <w:i/>
        </w:rPr>
        <w:t>Supporto</w:t>
      </w:r>
      <w:r>
        <w:t xml:space="preserve"> avente come attributo </w:t>
      </w:r>
      <w:r w:rsidRPr="00FD1F8C">
        <w:rPr>
          <w:i/>
        </w:rPr>
        <w:t>Configurazione</w:t>
      </w:r>
      <w:r>
        <w:t>.</w:t>
      </w:r>
    </w:p>
    <w:p w:rsidR="00EF43DF" w:rsidRDefault="00EF43DF" w:rsidP="00EF43DF">
      <w:pPr>
        <w:pStyle w:val="Heading4"/>
      </w:pPr>
      <w:r>
        <w:lastRenderedPageBreak/>
        <w:t>Scheda di alimentazione</w:t>
      </w:r>
    </w:p>
    <w:p w:rsidR="009B6CC2" w:rsidRDefault="009B6CC2" w:rsidP="009B6CC2">
      <w:r>
        <w:t xml:space="preserve">La sezione </w:t>
      </w:r>
      <w:r w:rsidRPr="00FD1F8C">
        <w:t>Scheda di Alimentazione</w:t>
      </w:r>
      <w:r>
        <w:t xml:space="preserve"> è stata rappresentata attraverso le entità </w:t>
      </w:r>
      <w:r w:rsidRPr="00FD1F8C">
        <w:rPr>
          <w:i/>
        </w:rPr>
        <w:t>Scheda Alimentazione</w:t>
      </w:r>
      <w:r>
        <w:t xml:space="preserve">, </w:t>
      </w:r>
      <w:r w:rsidRPr="00FD1F8C">
        <w:rPr>
          <w:i/>
        </w:rPr>
        <w:t>Dieta Personalizzata</w:t>
      </w:r>
      <w:r>
        <w:t xml:space="preserve"> e </w:t>
      </w:r>
      <w:r w:rsidRPr="00FD1F8C">
        <w:rPr>
          <w:i/>
        </w:rPr>
        <w:t>Misurazione</w:t>
      </w:r>
      <w:r>
        <w:t xml:space="preserve">. Ad ogni dieta è stato assegnato un codice come chiave primaria e ogni istanza è stata pensata come una dieta appositamente studiata per un cliente e quindi diversa dalle altre. Le schede di alimentazione sono associate all’obiettivo da raggiungere con esse mediante la relazione </w:t>
      </w:r>
      <w:r w:rsidRPr="00FD1F8C">
        <w:rPr>
          <w:i/>
        </w:rPr>
        <w:t>Fine</w:t>
      </w:r>
      <w:r>
        <w:t xml:space="preserve">. L’entità </w:t>
      </w:r>
      <w:r w:rsidRPr="00FD1F8C">
        <w:rPr>
          <w:i/>
        </w:rPr>
        <w:t>Misurazione</w:t>
      </w:r>
      <w:r>
        <w:t xml:space="preserve"> contiene le misurazioni periodiche effettuate ai clienti ed è associata ad ess</w:t>
      </w:r>
      <w:r w:rsidR="00FD1F8C">
        <w:t>i e al dipendente che la esegue</w:t>
      </w:r>
      <w:r>
        <w:t xml:space="preserve"> mediante le relazioni </w:t>
      </w:r>
      <w:r w:rsidRPr="00FD1F8C">
        <w:rPr>
          <w:i/>
        </w:rPr>
        <w:t>Visita</w:t>
      </w:r>
      <w:r>
        <w:t xml:space="preserve"> e </w:t>
      </w:r>
      <w:r w:rsidRPr="00FD1F8C">
        <w:rPr>
          <w:i/>
        </w:rPr>
        <w:t>Medico</w:t>
      </w:r>
      <w:r>
        <w:t>.</w:t>
      </w:r>
    </w:p>
    <w:p w:rsidR="008D0940" w:rsidRDefault="008D0940" w:rsidP="008D0940">
      <w:pPr>
        <w:pStyle w:val="Heading4"/>
      </w:pPr>
      <w:r>
        <w:t>Accessi</w:t>
      </w:r>
    </w:p>
    <w:p w:rsidR="009B6CC2" w:rsidRDefault="009B6CC2" w:rsidP="009B6CC2">
      <w:r>
        <w:t xml:space="preserve">La sezione Accessi è stata suddivisa nelle entità </w:t>
      </w:r>
      <w:r w:rsidRPr="00FD1F8C">
        <w:rPr>
          <w:i/>
        </w:rPr>
        <w:t>Accesso</w:t>
      </w:r>
      <w:r>
        <w:t xml:space="preserve">, </w:t>
      </w:r>
      <w:r w:rsidRPr="00FD1F8C">
        <w:rPr>
          <w:i/>
        </w:rPr>
        <w:t>Armadietto</w:t>
      </w:r>
      <w:r>
        <w:t xml:space="preserve"> e </w:t>
      </w:r>
      <w:r w:rsidRPr="00FD1F8C">
        <w:rPr>
          <w:i/>
        </w:rPr>
        <w:t>Spogliatoio</w:t>
      </w:r>
      <w:r>
        <w:t xml:space="preserve">. L’accesso è associato al centro e al cliente che l’ha eseguito tramite le relazioni </w:t>
      </w:r>
      <w:r w:rsidRPr="00FD1F8C">
        <w:rPr>
          <w:i/>
        </w:rPr>
        <w:t>Segnalazione</w:t>
      </w:r>
      <w:r>
        <w:t xml:space="preserve"> e </w:t>
      </w:r>
      <w:r w:rsidRPr="00FD1F8C">
        <w:rPr>
          <w:i/>
        </w:rPr>
        <w:t>Ubicazione</w:t>
      </w:r>
      <w:r>
        <w:t>, ad ogni accesso viene assegnato al cliente un armadietto e fornito un codice momentaneo di sblocco valido fino all’uscita del cliente dalla palestra.</w:t>
      </w:r>
    </w:p>
    <w:p w:rsidR="00F968FD" w:rsidRDefault="00F968FD" w:rsidP="00F968FD">
      <w:pPr>
        <w:pStyle w:val="Heading4"/>
      </w:pPr>
      <w:r>
        <w:t>Corsi</w:t>
      </w:r>
    </w:p>
    <w:p w:rsidR="009D3149" w:rsidRDefault="00F968FD" w:rsidP="00F968FD">
      <w:r>
        <w:t xml:space="preserve">La sezione Corsi è stata rappresentata mediante le entità </w:t>
      </w:r>
      <w:r w:rsidRPr="00FD1F8C">
        <w:rPr>
          <w:i/>
        </w:rPr>
        <w:t>Corso</w:t>
      </w:r>
      <w:r>
        <w:t xml:space="preserve"> e </w:t>
      </w:r>
      <w:r w:rsidR="009D3149">
        <w:t xml:space="preserve">la sotto-entità </w:t>
      </w:r>
      <w:r w:rsidRPr="00FD1F8C">
        <w:rPr>
          <w:i/>
        </w:rPr>
        <w:t>Calendario</w:t>
      </w:r>
      <w:r>
        <w:t xml:space="preserve"> </w:t>
      </w:r>
      <w:r w:rsidRPr="00FD1F8C">
        <w:rPr>
          <w:i/>
        </w:rPr>
        <w:t>Corso</w:t>
      </w:r>
      <w:r w:rsidR="009D3149">
        <w:t xml:space="preserve">. Le iscrizioni sono rappresentate attraverso la relazione </w:t>
      </w:r>
      <w:r w:rsidR="009D3149" w:rsidRPr="00FD1F8C">
        <w:rPr>
          <w:i/>
        </w:rPr>
        <w:t>Iscrizione</w:t>
      </w:r>
      <w:r w:rsidR="009D3149">
        <w:t xml:space="preserve"> che associa il corso al cliente, l’associazione </w:t>
      </w:r>
      <w:r w:rsidR="00FD1F8C">
        <w:t xml:space="preserve">a tre </w:t>
      </w:r>
      <w:r w:rsidR="009D3149" w:rsidRPr="00FD1F8C">
        <w:rPr>
          <w:i/>
        </w:rPr>
        <w:t>Svolgimento</w:t>
      </w:r>
      <w:r w:rsidR="009D3149">
        <w:t xml:space="preserve"> collega il corso alla sala e agli orari in cui è svolto.</w:t>
      </w:r>
    </w:p>
    <w:p w:rsidR="009D3149" w:rsidRDefault="009D3149" w:rsidP="009D3149">
      <w:pPr>
        <w:pStyle w:val="Heading4"/>
      </w:pPr>
      <w:r>
        <w:t>Turnazione e Allenamenti e monitoraggio smart</w:t>
      </w:r>
    </w:p>
    <w:p w:rsidR="009B6CC2" w:rsidRDefault="009B6CC2" w:rsidP="009B6CC2">
      <w:r>
        <w:t xml:space="preserve">Nello schema entità-relazione queste due sezioni sono rappresentate con la sotto-entità </w:t>
      </w:r>
      <w:r w:rsidRPr="00FD1F8C">
        <w:rPr>
          <w:i/>
        </w:rPr>
        <w:t>Turno</w:t>
      </w:r>
      <w:r>
        <w:t xml:space="preserve"> e l’entità </w:t>
      </w:r>
      <w:r w:rsidRPr="00FD1F8C">
        <w:rPr>
          <w:i/>
        </w:rPr>
        <w:t>Esercizio Svolto</w:t>
      </w:r>
      <w:r>
        <w:t xml:space="preserve">. </w:t>
      </w:r>
      <w:r w:rsidRPr="00FD1F8C">
        <w:rPr>
          <w:i/>
        </w:rPr>
        <w:t>Esercizio Svolto</w:t>
      </w:r>
      <w:r>
        <w:t xml:space="preserve"> raccoglie tutti i dati sullo svolgimento effettivo di un esercizio da parte di un cliente ed è associata mediante la relazione </w:t>
      </w:r>
      <w:r w:rsidRPr="00FD1F8C">
        <w:rPr>
          <w:i/>
        </w:rPr>
        <w:t>Misurazione</w:t>
      </w:r>
      <w:r>
        <w:t xml:space="preserve"> al cliente e all’esercizio che sono stati monitorati. La sotto-entità </w:t>
      </w:r>
      <w:r w:rsidRPr="00FD1F8C">
        <w:rPr>
          <w:i/>
        </w:rPr>
        <w:t>Turno</w:t>
      </w:r>
      <w:r>
        <w:t xml:space="preserve"> raccoglie le informazioni sui turni che svolgono i dipendenti dei vari centri.</w:t>
      </w:r>
    </w:p>
    <w:p w:rsidR="009D3149" w:rsidRDefault="009D3149" w:rsidP="009D3149">
      <w:pPr>
        <w:pStyle w:val="Heading4"/>
      </w:pPr>
      <w:r>
        <w:t>Integratori</w:t>
      </w:r>
    </w:p>
    <w:p w:rsidR="009B6CC2" w:rsidRDefault="009B6CC2" w:rsidP="009B6CC2">
      <w:r>
        <w:t xml:space="preserve">La sezione </w:t>
      </w:r>
      <w:r w:rsidRPr="00FD1F8C">
        <w:t>Integratori</w:t>
      </w:r>
      <w:r>
        <w:t xml:space="preserve"> è suddivisa nelle entità </w:t>
      </w:r>
      <w:r w:rsidRPr="00FD1F8C">
        <w:rPr>
          <w:i/>
        </w:rPr>
        <w:t>Fornitore</w:t>
      </w:r>
      <w:r>
        <w:t xml:space="preserve">, </w:t>
      </w:r>
      <w:r w:rsidRPr="00FD1F8C">
        <w:rPr>
          <w:i/>
        </w:rPr>
        <w:t>Ordine</w:t>
      </w:r>
      <w:r>
        <w:t xml:space="preserve">, </w:t>
      </w:r>
      <w:r w:rsidRPr="00FD1F8C">
        <w:rPr>
          <w:i/>
        </w:rPr>
        <w:t>Acquisto</w:t>
      </w:r>
      <w:r>
        <w:t xml:space="preserve"> e </w:t>
      </w:r>
      <w:r w:rsidRPr="00FD1F8C">
        <w:rPr>
          <w:i/>
        </w:rPr>
        <w:t>Integratore</w:t>
      </w:r>
      <w:r>
        <w:t xml:space="preserve">. L’entità </w:t>
      </w:r>
      <w:r w:rsidRPr="00FD1F8C">
        <w:rPr>
          <w:i/>
        </w:rPr>
        <w:t>Integratore</w:t>
      </w:r>
      <w:r>
        <w:t xml:space="preserve"> rappresenta una singola confezione</w:t>
      </w:r>
      <w:r w:rsidR="00FD1F8C">
        <w:t xml:space="preserve"> fisica</w:t>
      </w:r>
      <w:r>
        <w:t xml:space="preserve"> di integratore. L’ordine effettuato dal centro è rappresentato con un’entità associata agli integratori acquistati, al fornitore di tali integratori e al centro. Gli integratori disponibili nel centro sono rappresentati mediante una relazione </w:t>
      </w:r>
      <w:r w:rsidRPr="00FD1F8C">
        <w:rPr>
          <w:i/>
        </w:rPr>
        <w:t>Magazzino</w:t>
      </w:r>
      <w:r>
        <w:t xml:space="preserve"> tra </w:t>
      </w:r>
      <w:r w:rsidRPr="00FD1F8C">
        <w:rPr>
          <w:i/>
        </w:rPr>
        <w:t>Integratore</w:t>
      </w:r>
      <w:r>
        <w:t xml:space="preserve"> e </w:t>
      </w:r>
      <w:r w:rsidRPr="00FD1F8C">
        <w:rPr>
          <w:i/>
        </w:rPr>
        <w:t>Centro</w:t>
      </w:r>
      <w:r>
        <w:t xml:space="preserve">. L’acquisto di un cliente è rappresentato tramite un’entità </w:t>
      </w:r>
      <w:r w:rsidRPr="00FD1F8C">
        <w:rPr>
          <w:i/>
        </w:rPr>
        <w:t>Acquisto</w:t>
      </w:r>
      <w:r>
        <w:t xml:space="preserve"> associata all’integratore acquistato, al centro dove viene effettuato l’acquisto e al cliente.</w:t>
      </w:r>
    </w:p>
    <w:p w:rsidR="00A823B1" w:rsidRDefault="00A823B1" w:rsidP="00A823B1">
      <w:pPr>
        <w:pStyle w:val="Heading3"/>
      </w:pPr>
      <w:bookmarkStart w:id="26" w:name="_Toc498878149"/>
      <w:r>
        <w:t>Area Social</w:t>
      </w:r>
      <w:bookmarkEnd w:id="26"/>
    </w:p>
    <w:p w:rsidR="00A823B1" w:rsidRDefault="00A823B1" w:rsidP="00A823B1">
      <w:pPr>
        <w:pStyle w:val="Heading4"/>
      </w:pPr>
      <w:r>
        <w:t>Post</w:t>
      </w:r>
    </w:p>
    <w:p w:rsidR="00030EAC" w:rsidRDefault="00A823B1" w:rsidP="00A823B1">
      <w:r>
        <w:t xml:space="preserve">La sezione </w:t>
      </w:r>
      <w:r w:rsidRPr="00FD1F8C">
        <w:t>Post</w:t>
      </w:r>
      <w:r>
        <w:t xml:space="preserve"> è stata suddivisa nelle entità </w:t>
      </w:r>
      <w:r w:rsidRPr="00FD1F8C">
        <w:rPr>
          <w:i/>
        </w:rPr>
        <w:t>Post</w:t>
      </w:r>
      <w:r>
        <w:t xml:space="preserve"> e </w:t>
      </w:r>
      <w:r w:rsidRPr="00FD1F8C">
        <w:rPr>
          <w:i/>
        </w:rPr>
        <w:t>Link Esterno</w:t>
      </w:r>
      <w:r>
        <w:t>.</w:t>
      </w:r>
      <w:r>
        <w:br/>
        <w:t xml:space="preserve">Le risposte ai post sono state rappresentate attraverso una relazione </w:t>
      </w:r>
      <w:r w:rsidRPr="00A307F0">
        <w:rPr>
          <w:i/>
        </w:rPr>
        <w:t>Risposta</w:t>
      </w:r>
      <w:r>
        <w:t xml:space="preserve"> che collega l’entità </w:t>
      </w:r>
      <w:r w:rsidRPr="00A307F0">
        <w:rPr>
          <w:i/>
        </w:rPr>
        <w:t>Post</w:t>
      </w:r>
      <w:r>
        <w:t xml:space="preserve"> a sé stessa. I giudizi sono stati rappresentati attraverso una relazione </w:t>
      </w:r>
      <w:r w:rsidRPr="00A307F0">
        <w:rPr>
          <w:i/>
        </w:rPr>
        <w:t>Giudizio</w:t>
      </w:r>
      <w:r>
        <w:t xml:space="preserve"> contenente un attributo valore</w:t>
      </w:r>
      <w:r w:rsidR="00030EAC">
        <w:t xml:space="preserve"> che collega chi ha giudic</w:t>
      </w:r>
      <w:r w:rsidR="00A307F0">
        <w:t>ato il post al post stesso.</w:t>
      </w:r>
      <w:r w:rsidR="00A307F0">
        <w:br/>
      </w:r>
      <w:r w:rsidR="00A307F0" w:rsidRPr="00A307F0">
        <w:rPr>
          <w:i/>
        </w:rPr>
        <w:t>C</w:t>
      </w:r>
      <w:r w:rsidR="00030EAC" w:rsidRPr="00A307F0">
        <w:rPr>
          <w:i/>
        </w:rPr>
        <w:t>redibil</w:t>
      </w:r>
      <w:r w:rsidR="00A307F0" w:rsidRPr="00A307F0">
        <w:rPr>
          <w:i/>
        </w:rPr>
        <w:t>ità</w:t>
      </w:r>
      <w:r w:rsidR="00A307F0">
        <w:t xml:space="preserve">, </w:t>
      </w:r>
      <w:r w:rsidR="00A307F0" w:rsidRPr="00A307F0">
        <w:rPr>
          <w:i/>
        </w:rPr>
        <w:t>Password</w:t>
      </w:r>
      <w:r w:rsidR="00A307F0">
        <w:t xml:space="preserve"> e </w:t>
      </w:r>
      <w:r w:rsidR="00A307F0" w:rsidRPr="00A307F0">
        <w:rPr>
          <w:i/>
        </w:rPr>
        <w:t>U</w:t>
      </w:r>
      <w:r w:rsidR="00030EAC" w:rsidRPr="00A307F0">
        <w:rPr>
          <w:i/>
        </w:rPr>
        <w:t>sername</w:t>
      </w:r>
      <w:r w:rsidR="00030EAC">
        <w:t xml:space="preserve"> sono stati assegnati come attributi a </w:t>
      </w:r>
      <w:r w:rsidR="00030EAC" w:rsidRPr="00A307F0">
        <w:rPr>
          <w:i/>
        </w:rPr>
        <w:t>Cliente</w:t>
      </w:r>
      <w:r w:rsidR="00030EAC">
        <w:t>.</w:t>
      </w:r>
    </w:p>
    <w:p w:rsidR="00030EAC" w:rsidRDefault="00030EAC" w:rsidP="00030EAC">
      <w:pPr>
        <w:pStyle w:val="Heading4"/>
      </w:pPr>
      <w:r>
        <w:t>Amicizia e cerchie</w:t>
      </w:r>
    </w:p>
    <w:p w:rsidR="009B6CC2" w:rsidRDefault="009B6CC2" w:rsidP="009B6CC2">
      <w:r>
        <w:t xml:space="preserve">L’amicizia è stata rappresentata come </w:t>
      </w:r>
      <w:r w:rsidR="009B68CE">
        <w:t>un’entità</w:t>
      </w:r>
      <w:r>
        <w:t xml:space="preserve"> che è collegata mediante due relazioni (</w:t>
      </w:r>
      <w:r w:rsidRPr="00A307F0">
        <w:rPr>
          <w:i/>
        </w:rPr>
        <w:t>Ricezione</w:t>
      </w:r>
      <w:r>
        <w:t xml:space="preserve"> e </w:t>
      </w:r>
      <w:r w:rsidRPr="00A307F0">
        <w:rPr>
          <w:i/>
        </w:rPr>
        <w:t>Richiesta</w:t>
      </w:r>
      <w:r>
        <w:t xml:space="preserve">) al cliente. Il sistema di cerchie è stato rappresentato tramite un’entità </w:t>
      </w:r>
      <w:r w:rsidRPr="00A307F0">
        <w:rPr>
          <w:i/>
        </w:rPr>
        <w:t>Cerchia</w:t>
      </w:r>
      <w:r>
        <w:t xml:space="preserve"> associata a </w:t>
      </w:r>
      <w:r w:rsidRPr="00A307F0">
        <w:rPr>
          <w:i/>
        </w:rPr>
        <w:t>Amicizia</w:t>
      </w:r>
      <w:r>
        <w:t xml:space="preserve"> tramite </w:t>
      </w:r>
      <w:r w:rsidRPr="00A307F0">
        <w:rPr>
          <w:i/>
        </w:rPr>
        <w:t>Inserimento</w:t>
      </w:r>
      <w:r>
        <w:t>.</w:t>
      </w:r>
    </w:p>
    <w:p w:rsidR="00030EAC" w:rsidRDefault="00030EAC" w:rsidP="00030EAC">
      <w:pPr>
        <w:pStyle w:val="Heading4"/>
      </w:pPr>
      <w:r>
        <w:lastRenderedPageBreak/>
        <w:t>Sfide</w:t>
      </w:r>
    </w:p>
    <w:bookmarkEnd w:id="23"/>
    <w:p w:rsidR="009B6CC2" w:rsidRDefault="009B6CC2" w:rsidP="009B6CC2">
      <w:r>
        <w:t xml:space="preserve">Le sfide sono state rappresentate attraverso un’entità </w:t>
      </w:r>
      <w:r w:rsidR="00A307F0" w:rsidRPr="00A307F0">
        <w:rPr>
          <w:i/>
        </w:rPr>
        <w:t>Sfida</w:t>
      </w:r>
      <w:r>
        <w:t xml:space="preserve">. L’entità e collegata attraverso due relazioni </w:t>
      </w:r>
      <w:r w:rsidRPr="00A307F0">
        <w:rPr>
          <w:i/>
        </w:rPr>
        <w:t>Scheda Alimentazione Associata</w:t>
      </w:r>
      <w:r>
        <w:t xml:space="preserve"> e </w:t>
      </w:r>
      <w:r w:rsidRPr="00A307F0">
        <w:rPr>
          <w:i/>
        </w:rPr>
        <w:t>Scheda Allenamento Associata</w:t>
      </w:r>
      <w:r>
        <w:t xml:space="preserve"> rispettivamente alla scheda di alimentazione e a quella di allenamento da associare alla sfida, il thread della sfida è rappresentato come una relazione che collega i post alla sfida. I partecipa</w:t>
      </w:r>
      <w:r w:rsidR="00A307F0">
        <w:t>nti sono associati tramite una r</w:t>
      </w:r>
      <w:r>
        <w:t>elazione omonima.</w:t>
      </w:r>
    </w:p>
    <w:p w:rsidR="005A04D0" w:rsidRDefault="005A04D0" w:rsidP="005A04D0">
      <w:pPr>
        <w:pStyle w:val="Heading2"/>
      </w:pPr>
      <w:bookmarkStart w:id="27" w:name="_Toc498878150"/>
      <w:r>
        <w:t>Schema ristrutturato</w:t>
      </w:r>
      <w:bookmarkEnd w:id="27"/>
    </w:p>
    <w:p w:rsidR="00464ECC" w:rsidRPr="00464ECC" w:rsidRDefault="00464ECC" w:rsidP="00464ECC">
      <w:r>
        <w:t>La ristrutturazione dello schema entità-relazione ha portato alla suddivisione dello schema</w:t>
      </w:r>
      <w:r w:rsidR="00DE75C8">
        <w:t xml:space="preserve"> in</w:t>
      </w:r>
      <w:r>
        <w:t xml:space="preserve"> </w:t>
      </w:r>
      <w:r w:rsidR="00DE75C8">
        <w:t>altre tre aree, oltre che alle altrettante aree originali</w:t>
      </w:r>
      <w:r>
        <w:t xml:space="preserve">. </w:t>
      </w:r>
      <w:r w:rsidRPr="00A307F0">
        <w:t>L</w:t>
      </w:r>
      <w:r w:rsidRPr="00A307F0">
        <w:rPr>
          <w:i/>
        </w:rPr>
        <w:t>’Area Commercio</w:t>
      </w:r>
      <w:r>
        <w:t xml:space="preserve"> raccoglie le entità elle relazioni che rappresentano tutto ciò che riguarda la compravendita di integratori. La sezione </w:t>
      </w:r>
      <w:r w:rsidRPr="00A307F0">
        <w:rPr>
          <w:i/>
        </w:rPr>
        <w:t>Attività e Obbiettivi</w:t>
      </w:r>
      <w:r>
        <w:t xml:space="preserve"> raccoglie le entità e relazioni che rappresentano obbiettivi e attività di interesse </w:t>
      </w:r>
      <w:r w:rsidR="00DE75C8">
        <w:t>di un cliente e che sono al confine tra le t</w:t>
      </w:r>
      <w:r w:rsidR="00A307F0">
        <w:t xml:space="preserve">re aree originarie. La sezione </w:t>
      </w:r>
      <w:r w:rsidR="00A307F0" w:rsidRPr="00A307F0">
        <w:rPr>
          <w:i/>
        </w:rPr>
        <w:t>C</w:t>
      </w:r>
      <w:r w:rsidR="00DE75C8" w:rsidRPr="00A307F0">
        <w:rPr>
          <w:i/>
        </w:rPr>
        <w:t>alendari</w:t>
      </w:r>
      <w:r w:rsidR="00DE75C8">
        <w:t xml:space="preserve"> contiene le entità e relazione che rappresentano i calendari di corsi e centri oltre che la turnazione del personale, che sono un nesso tra l’</w:t>
      </w:r>
      <w:r w:rsidR="00DE75C8" w:rsidRPr="00A307F0">
        <w:rPr>
          <w:i/>
        </w:rPr>
        <w:t>Area</w:t>
      </w:r>
      <w:r w:rsidR="00DE75C8">
        <w:t xml:space="preserve"> </w:t>
      </w:r>
      <w:r w:rsidR="00DE75C8" w:rsidRPr="00A307F0">
        <w:rPr>
          <w:i/>
        </w:rPr>
        <w:t>Servizi</w:t>
      </w:r>
      <w:r w:rsidR="00DE75C8">
        <w:t xml:space="preserve"> e l’</w:t>
      </w:r>
      <w:r w:rsidR="00DE75C8" w:rsidRPr="00A307F0">
        <w:rPr>
          <w:i/>
        </w:rPr>
        <w:t>Area</w:t>
      </w:r>
      <w:r w:rsidR="00DE75C8">
        <w:t xml:space="preserve"> </w:t>
      </w:r>
      <w:r w:rsidR="00DE75C8" w:rsidRPr="00A307F0">
        <w:rPr>
          <w:i/>
        </w:rPr>
        <w:t>Gestione</w:t>
      </w:r>
      <w:r w:rsidR="00DE75C8">
        <w:t>.</w:t>
      </w:r>
    </w:p>
    <w:p w:rsidR="005A04D0" w:rsidRDefault="005A04D0" w:rsidP="005A04D0">
      <w:pPr>
        <w:pStyle w:val="Heading3"/>
      </w:pPr>
      <w:bookmarkStart w:id="28" w:name="_Toc498878151"/>
      <w:r>
        <w:t>Area gestione</w:t>
      </w:r>
      <w:bookmarkEnd w:id="28"/>
    </w:p>
    <w:p w:rsidR="005A04D0" w:rsidRDefault="005A04D0" w:rsidP="005A04D0">
      <w:pPr>
        <w:pStyle w:val="Heading4"/>
      </w:pPr>
      <w:r>
        <w:t>Organizzazione e strutture</w:t>
      </w:r>
    </w:p>
    <w:p w:rsidR="005A04D0" w:rsidRDefault="005A04D0" w:rsidP="005A04D0">
      <w:r>
        <w:t xml:space="preserve">Questa </w:t>
      </w:r>
      <w:r w:rsidR="00A307F0">
        <w:t>sezione è stata ristrutturata</w:t>
      </w:r>
      <w:r>
        <w:t xml:space="preserve"> nelle entità </w:t>
      </w:r>
      <w:r w:rsidRPr="00A307F0">
        <w:rPr>
          <w:i/>
        </w:rPr>
        <w:t>Centro</w:t>
      </w:r>
      <w:r>
        <w:t xml:space="preserve">, </w:t>
      </w:r>
      <w:r w:rsidRPr="00A307F0">
        <w:rPr>
          <w:i/>
        </w:rPr>
        <w:t>Macchinario</w:t>
      </w:r>
      <w:r>
        <w:t xml:space="preserve">, </w:t>
      </w:r>
      <w:r w:rsidRPr="00A307F0">
        <w:rPr>
          <w:i/>
        </w:rPr>
        <w:t>Sala</w:t>
      </w:r>
      <w:r>
        <w:t xml:space="preserve"> e </w:t>
      </w:r>
      <w:r w:rsidRPr="00A307F0">
        <w:rPr>
          <w:i/>
        </w:rPr>
        <w:t>Calendario Centro</w:t>
      </w:r>
      <w:r>
        <w:t>.</w:t>
      </w:r>
      <w:r>
        <w:br/>
        <w:t xml:space="preserve">La generalizzazione </w:t>
      </w:r>
      <w:r w:rsidRPr="00326B36">
        <w:rPr>
          <w:i/>
        </w:rPr>
        <w:t>Sala</w:t>
      </w:r>
      <w:r w:rsidR="00326B36" w:rsidRPr="00326B36">
        <w:sym w:font="Wingdings" w:char="F0DF"/>
      </w:r>
      <w:r w:rsidRPr="00A307F0">
        <w:rPr>
          <w:i/>
        </w:rPr>
        <w:t>Piscina</w:t>
      </w:r>
      <w:r>
        <w:t xml:space="preserve"> è stata accorpata in un’unica entità </w:t>
      </w:r>
      <w:r w:rsidRPr="00A307F0">
        <w:rPr>
          <w:i/>
        </w:rPr>
        <w:t>Sala</w:t>
      </w:r>
      <w:r>
        <w:t xml:space="preserve">. L’entità figlia </w:t>
      </w:r>
      <w:r w:rsidRPr="00326B36">
        <w:rPr>
          <w:i/>
        </w:rPr>
        <w:t>Calendario Centro</w:t>
      </w:r>
      <w:r>
        <w:t xml:space="preserve"> è stata divisa dalla generalizzazione a cui apparteneva e indica gli orari settimanali del centro. L’entità </w:t>
      </w:r>
      <w:r w:rsidRPr="00326B36">
        <w:rPr>
          <w:i/>
        </w:rPr>
        <w:t>Attrezzatura</w:t>
      </w:r>
      <w:r>
        <w:t xml:space="preserve"> è stata divisa in </w:t>
      </w:r>
      <w:r w:rsidRPr="00326B36">
        <w:rPr>
          <w:i/>
        </w:rPr>
        <w:t>Macchinario</w:t>
      </w:r>
      <w:r w:rsidR="00326B36">
        <w:t>:</w:t>
      </w:r>
      <w:r>
        <w:t xml:space="preserve"> che rappresenta i macchinari fisicamente presenti nelle palestre, e in </w:t>
      </w:r>
      <w:r w:rsidRPr="00326B36">
        <w:rPr>
          <w:i/>
        </w:rPr>
        <w:t>Attrezzatura</w:t>
      </w:r>
      <w:r>
        <w:t xml:space="preserve"> (descritta nel paragrafo Scheda di Allenamento).</w:t>
      </w:r>
    </w:p>
    <w:p w:rsidR="005A04D0" w:rsidRDefault="005A04D0" w:rsidP="005A04D0">
      <w:pPr>
        <w:pStyle w:val="Heading4"/>
      </w:pPr>
      <w:r>
        <w:t>Anagrafica clienti e dipendenti</w:t>
      </w:r>
    </w:p>
    <w:p w:rsidR="005A04D0" w:rsidRDefault="00464ECC" w:rsidP="005A04D0">
      <w:r>
        <w:t xml:space="preserve">La generalizzazione che costituiva l’anagrafica di clienti e dipendenti è stata suddivisa in due entità distinte </w:t>
      </w:r>
      <w:r w:rsidRPr="00326B36">
        <w:rPr>
          <w:i/>
        </w:rPr>
        <w:t>Dipendente</w:t>
      </w:r>
      <w:r>
        <w:t xml:space="preserve"> e </w:t>
      </w:r>
      <w:r w:rsidRPr="00326B36">
        <w:rPr>
          <w:i/>
        </w:rPr>
        <w:t>Cliente</w:t>
      </w:r>
      <w:r>
        <w:t xml:space="preserve">. La relazione </w:t>
      </w:r>
      <w:r w:rsidRPr="00326B36">
        <w:rPr>
          <w:i/>
        </w:rPr>
        <w:t>Responsabile</w:t>
      </w:r>
      <w:r>
        <w:t xml:space="preserve"> è rimasta invariata in quanto rappresenta una corretta associazione tripla. La relazione </w:t>
      </w:r>
      <w:r w:rsidRPr="00326B36">
        <w:rPr>
          <w:i/>
        </w:rPr>
        <w:t>Personale</w:t>
      </w:r>
      <w:r>
        <w:t xml:space="preserve"> è stata suddivisa in due relazioni distinte </w:t>
      </w:r>
      <w:r w:rsidRPr="00326B36">
        <w:rPr>
          <w:i/>
        </w:rPr>
        <w:t>Personale</w:t>
      </w:r>
      <w:r>
        <w:t xml:space="preserve"> e </w:t>
      </w:r>
      <w:r w:rsidRPr="00326B36">
        <w:rPr>
          <w:i/>
        </w:rPr>
        <w:t>Turnazione</w:t>
      </w:r>
      <w:r>
        <w:t xml:space="preserve"> che associano rispettivamente </w:t>
      </w:r>
      <w:r w:rsidRPr="00326B36">
        <w:rPr>
          <w:i/>
        </w:rPr>
        <w:t>Centro</w:t>
      </w:r>
      <w:r>
        <w:t xml:space="preserve"> e </w:t>
      </w:r>
      <w:r w:rsidRPr="00326B36">
        <w:rPr>
          <w:i/>
        </w:rPr>
        <w:t>Dipendente</w:t>
      </w:r>
      <w:r>
        <w:t xml:space="preserve"> all’entità </w:t>
      </w:r>
      <w:r w:rsidRPr="00326B36">
        <w:rPr>
          <w:i/>
        </w:rPr>
        <w:t>Turno</w:t>
      </w:r>
      <w:r>
        <w:t>.</w:t>
      </w:r>
    </w:p>
    <w:p w:rsidR="005A04D0" w:rsidRDefault="005A04D0" w:rsidP="005A04D0">
      <w:pPr>
        <w:pStyle w:val="Heading4"/>
      </w:pPr>
      <w:r>
        <w:t>Contratti</w:t>
      </w:r>
    </w:p>
    <w:p w:rsidR="005F35C7" w:rsidRDefault="00326B36" w:rsidP="005A04D0">
      <w:r>
        <w:t xml:space="preserve">La generalizzazione </w:t>
      </w:r>
      <w:r w:rsidRPr="00326B36">
        <w:rPr>
          <w:i/>
        </w:rPr>
        <w:t>Contratto</w:t>
      </w:r>
      <w:r>
        <w:sym w:font="Wingdings" w:char="F0DF"/>
      </w:r>
      <w:r w:rsidR="00DE75C8" w:rsidRPr="00326B36">
        <w:rPr>
          <w:i/>
        </w:rPr>
        <w:t>Standard-Personalizzato-Giornaliero</w:t>
      </w:r>
      <w:r w:rsidR="00DE75C8">
        <w:t xml:space="preserve"> è stata unita in un'unica entità </w:t>
      </w:r>
      <w:r w:rsidR="00DE75C8" w:rsidRPr="00326B36">
        <w:rPr>
          <w:i/>
        </w:rPr>
        <w:t>Contratto</w:t>
      </w:r>
      <w:r w:rsidR="00DE75C8">
        <w:t xml:space="preserve"> le cui istanze rappresentano i singoli contratti sottoscritti da ogni cliente, ognuno con un codice differente. </w:t>
      </w:r>
      <w:r w:rsidR="005F35C7">
        <w:t xml:space="preserve">La relazione quadrupla </w:t>
      </w:r>
      <w:r w:rsidR="005F35C7" w:rsidRPr="00326B36">
        <w:rPr>
          <w:i/>
        </w:rPr>
        <w:t>Stipulazione</w:t>
      </w:r>
      <w:r w:rsidR="005F35C7">
        <w:t xml:space="preserve"> è stata suddivisa in tre relazioni distinte </w:t>
      </w:r>
      <w:r w:rsidR="005F35C7" w:rsidRPr="00326B36">
        <w:rPr>
          <w:i/>
        </w:rPr>
        <w:t>Scelta</w:t>
      </w:r>
      <w:r w:rsidR="005F35C7">
        <w:t xml:space="preserve">, </w:t>
      </w:r>
      <w:r w:rsidR="005F35C7" w:rsidRPr="00326B36">
        <w:rPr>
          <w:i/>
        </w:rPr>
        <w:t>Sottoscrizione</w:t>
      </w:r>
      <w:r w:rsidR="005F35C7">
        <w:t xml:space="preserve"> e </w:t>
      </w:r>
      <w:r w:rsidR="005F35C7" w:rsidRPr="00326B36">
        <w:rPr>
          <w:i/>
        </w:rPr>
        <w:t>Consulente</w:t>
      </w:r>
      <w:r w:rsidR="005F35C7">
        <w:t xml:space="preserve"> che collegano separatamente </w:t>
      </w:r>
      <w:r w:rsidR="005F35C7" w:rsidRPr="00326B36">
        <w:rPr>
          <w:i/>
        </w:rPr>
        <w:t>Centro</w:t>
      </w:r>
      <w:r w:rsidR="005F35C7">
        <w:t xml:space="preserve"> a</w:t>
      </w:r>
      <w:r>
        <w:t>:</w:t>
      </w:r>
      <w:r w:rsidR="005F35C7">
        <w:t xml:space="preserve"> </w:t>
      </w:r>
      <w:r w:rsidR="005F35C7" w:rsidRPr="00326B36">
        <w:rPr>
          <w:i/>
        </w:rPr>
        <w:t>Obiettivo</w:t>
      </w:r>
      <w:r w:rsidR="005F35C7">
        <w:t xml:space="preserve">, </w:t>
      </w:r>
      <w:r w:rsidR="005F35C7" w:rsidRPr="00326B36">
        <w:rPr>
          <w:i/>
        </w:rPr>
        <w:t>Cliente</w:t>
      </w:r>
      <w:r w:rsidR="005F35C7">
        <w:t xml:space="preserve"> e </w:t>
      </w:r>
      <w:r w:rsidR="005F35C7" w:rsidRPr="00326B36">
        <w:rPr>
          <w:i/>
        </w:rPr>
        <w:t>Dipendente</w:t>
      </w:r>
      <w:r w:rsidR="005F35C7">
        <w:t>.</w:t>
      </w:r>
      <w:r w:rsidR="005F35C7">
        <w:br/>
        <w:t xml:space="preserve">La generalizzazione </w:t>
      </w:r>
      <w:r w:rsidR="005F35C7" w:rsidRPr="00326B36">
        <w:rPr>
          <w:i/>
        </w:rPr>
        <w:t>Pagamento</w:t>
      </w:r>
      <w:r>
        <w:sym w:font="Wingdings" w:char="F0DF"/>
      </w:r>
      <w:r w:rsidR="005F35C7" w:rsidRPr="00326B36">
        <w:rPr>
          <w:i/>
        </w:rPr>
        <w:t>Singolo-Rateizzato</w:t>
      </w:r>
      <w:r w:rsidR="005F35C7">
        <w:t xml:space="preserve"> è stata ridotta nella singola entità </w:t>
      </w:r>
      <w:r w:rsidR="005F35C7" w:rsidRPr="00326B36">
        <w:rPr>
          <w:i/>
        </w:rPr>
        <w:t>Pagamento</w:t>
      </w:r>
      <w:r w:rsidR="005F35C7">
        <w:t xml:space="preserve"> </w:t>
      </w:r>
      <w:r w:rsidR="005F35C7" w:rsidRPr="00326B36">
        <w:rPr>
          <w:i/>
        </w:rPr>
        <w:t>Rateizzato</w:t>
      </w:r>
      <w:r w:rsidR="005F35C7">
        <w:t xml:space="preserve"> e l’attributo </w:t>
      </w:r>
      <w:r w:rsidR="005F35C7" w:rsidRPr="00326B36">
        <w:rPr>
          <w:i/>
        </w:rPr>
        <w:t>Saldato</w:t>
      </w:r>
      <w:r w:rsidR="005F35C7">
        <w:t xml:space="preserve"> è stato spostato nell’entità </w:t>
      </w:r>
      <w:r w:rsidR="005F35C7" w:rsidRPr="00326B36">
        <w:rPr>
          <w:i/>
        </w:rPr>
        <w:t>Contratto</w:t>
      </w:r>
      <w:r w:rsidR="005F35C7">
        <w:t>.</w:t>
      </w:r>
    </w:p>
    <w:p w:rsidR="005A04D0" w:rsidRDefault="005A04D0" w:rsidP="005A04D0">
      <w:pPr>
        <w:pStyle w:val="Heading3"/>
      </w:pPr>
      <w:bookmarkStart w:id="29" w:name="_Toc498878152"/>
      <w:r>
        <w:t>Area servizi</w:t>
      </w:r>
      <w:bookmarkEnd w:id="29"/>
    </w:p>
    <w:p w:rsidR="005A04D0" w:rsidRDefault="005A04D0" w:rsidP="005A04D0">
      <w:pPr>
        <w:pStyle w:val="Heading4"/>
      </w:pPr>
      <w:r>
        <w:t>Scheda di allenamento</w:t>
      </w:r>
    </w:p>
    <w:p w:rsidR="009B6CC2" w:rsidRDefault="009B6CC2" w:rsidP="009B6CC2">
      <w:r>
        <w:t xml:space="preserve">La generalizzazione </w:t>
      </w:r>
      <w:r w:rsidRPr="00326B36">
        <w:rPr>
          <w:i/>
        </w:rPr>
        <w:t>Esercizio</w:t>
      </w:r>
      <w:r w:rsidR="00326B36">
        <w:sym w:font="Wingdings" w:char="F0DF"/>
      </w:r>
      <w:r w:rsidRPr="00326B36">
        <w:rPr>
          <w:i/>
        </w:rPr>
        <w:t>a Tempo-con Ripetizioni</w:t>
      </w:r>
      <w:r>
        <w:t xml:space="preserve"> è stata unita in un'unica entità </w:t>
      </w:r>
      <w:r w:rsidRPr="00326B36">
        <w:rPr>
          <w:i/>
        </w:rPr>
        <w:t>Esercizio</w:t>
      </w:r>
      <w:r>
        <w:t xml:space="preserve"> contenente tutti gli attributi della generalizzazione. È stata introdotta l’entità </w:t>
      </w:r>
      <w:r w:rsidRPr="00326B36">
        <w:rPr>
          <w:i/>
        </w:rPr>
        <w:t>Attrezzatura</w:t>
      </w:r>
      <w:r>
        <w:t xml:space="preserve"> che va ad indicare solamente la tipologia di attrezzatura ed è associata a esercizio tramite la relazione </w:t>
      </w:r>
      <w:r w:rsidRPr="00326B36">
        <w:rPr>
          <w:i/>
        </w:rPr>
        <w:t>Supporto</w:t>
      </w:r>
      <w:r>
        <w:t xml:space="preserve"> che possiede un attributo </w:t>
      </w:r>
      <w:r w:rsidRPr="00326B36">
        <w:rPr>
          <w:i/>
        </w:rPr>
        <w:t>Configurazione</w:t>
      </w:r>
      <w:r>
        <w:t xml:space="preserve"> indicante la configurazione necessaria per l’attrezzatura in ogni esercizio.</w:t>
      </w:r>
    </w:p>
    <w:p w:rsidR="005A04D0" w:rsidRDefault="005A04D0" w:rsidP="005A04D0">
      <w:pPr>
        <w:pStyle w:val="Heading4"/>
      </w:pPr>
      <w:r>
        <w:t>Scheda di alimentazione</w:t>
      </w:r>
    </w:p>
    <w:p w:rsidR="001D6B7D" w:rsidRDefault="009B6CC2" w:rsidP="009B6CC2">
      <w:r>
        <w:lastRenderedPageBreak/>
        <w:t xml:space="preserve">La relazione quadrupla </w:t>
      </w:r>
      <w:r w:rsidRPr="00326B36">
        <w:rPr>
          <w:i/>
        </w:rPr>
        <w:t>Assegnamento</w:t>
      </w:r>
      <w:r>
        <w:t xml:space="preserve"> è stata suddivisa nelle tre relazioni </w:t>
      </w:r>
      <w:r w:rsidRPr="00326B36">
        <w:rPr>
          <w:i/>
        </w:rPr>
        <w:t>Fine</w:t>
      </w:r>
      <w:r>
        <w:t xml:space="preserve">, </w:t>
      </w:r>
      <w:r w:rsidRPr="00326B36">
        <w:rPr>
          <w:i/>
        </w:rPr>
        <w:t>Consulenza</w:t>
      </w:r>
      <w:r>
        <w:t xml:space="preserve"> e </w:t>
      </w:r>
      <w:r w:rsidRPr="00326B36">
        <w:rPr>
          <w:i/>
        </w:rPr>
        <w:t>Proprietà</w:t>
      </w:r>
      <w:r>
        <w:t xml:space="preserve"> che legano la scheda di alimentazione agli obiettivi, al nutrizionista che l’ha redatta e al cliente che la possiede.</w:t>
      </w:r>
    </w:p>
    <w:p w:rsidR="005A04D0" w:rsidRDefault="005A04D0" w:rsidP="005A04D0">
      <w:pPr>
        <w:pStyle w:val="Heading4"/>
      </w:pPr>
      <w:r>
        <w:t>Accessi</w:t>
      </w:r>
    </w:p>
    <w:p w:rsidR="005A04D0" w:rsidRDefault="001D6B7D" w:rsidP="005A04D0">
      <w:r>
        <w:t xml:space="preserve">È stato introdotto l’attributo </w:t>
      </w:r>
      <w:r w:rsidRPr="00326B36">
        <w:rPr>
          <w:i/>
        </w:rPr>
        <w:t>Uscita</w:t>
      </w:r>
      <w:r>
        <w:t xml:space="preserve"> in accesso che indica se un cliente è uscito dal centro dopo un accesso.</w:t>
      </w:r>
    </w:p>
    <w:p w:rsidR="005A04D0" w:rsidRDefault="005A04D0" w:rsidP="005A04D0">
      <w:pPr>
        <w:pStyle w:val="Heading4"/>
      </w:pPr>
      <w:r>
        <w:t>Corsi</w:t>
      </w:r>
    </w:p>
    <w:p w:rsidR="005A04D0" w:rsidRDefault="00C62C30" w:rsidP="005A04D0">
      <w:r>
        <w:t xml:space="preserve">La relazione tripla </w:t>
      </w:r>
      <w:r w:rsidRPr="00326B36">
        <w:rPr>
          <w:i/>
        </w:rPr>
        <w:t>Svolgimento</w:t>
      </w:r>
      <w:r>
        <w:t xml:space="preserve"> è stata suddivisa in due relazioni separate </w:t>
      </w:r>
      <w:r w:rsidRPr="00326B36">
        <w:rPr>
          <w:i/>
        </w:rPr>
        <w:t>Svolgimento</w:t>
      </w:r>
      <w:r>
        <w:t xml:space="preserve"> e </w:t>
      </w:r>
      <w:r w:rsidRPr="00326B36">
        <w:rPr>
          <w:i/>
        </w:rPr>
        <w:t>Occupazione</w:t>
      </w:r>
      <w:r>
        <w:t xml:space="preserve"> che collegano il corso e la sala al calendario del corso.</w:t>
      </w:r>
    </w:p>
    <w:p w:rsidR="005A04D0" w:rsidRDefault="005A04D0" w:rsidP="00C62C30">
      <w:pPr>
        <w:pStyle w:val="Heading4"/>
      </w:pPr>
      <w:r>
        <w:t>Allenamenti e monitoraggio smart</w:t>
      </w:r>
    </w:p>
    <w:p w:rsidR="009B6CC2" w:rsidRPr="00C62C30" w:rsidRDefault="009B6CC2" w:rsidP="009B6CC2">
      <w:r>
        <w:t xml:space="preserve">Sono stati introdotti gli attributi </w:t>
      </w:r>
      <w:r w:rsidRPr="00326B36">
        <w:rPr>
          <w:i/>
        </w:rPr>
        <w:t>Calorie Consumate</w:t>
      </w:r>
      <w:r>
        <w:t xml:space="preserve">, </w:t>
      </w:r>
      <w:r w:rsidRPr="00326B36">
        <w:rPr>
          <w:i/>
        </w:rPr>
        <w:t>Battito Cardiaco Medio</w:t>
      </w:r>
      <w:r>
        <w:t xml:space="preserve"> e </w:t>
      </w:r>
      <w:r w:rsidRPr="00326B36">
        <w:rPr>
          <w:i/>
        </w:rPr>
        <w:t>Tempo di Recupero Medio</w:t>
      </w:r>
      <w:r>
        <w:t xml:space="preserve">, in modo da poter memorizzare dati utili per il monitoraggio delle prestazioni. La relazione tripla </w:t>
      </w:r>
      <w:r w:rsidRPr="00326B36">
        <w:rPr>
          <w:i/>
        </w:rPr>
        <w:t>Misurazione</w:t>
      </w:r>
      <w:r>
        <w:t xml:space="preserve"> è stata suddivisa in </w:t>
      </w:r>
      <w:r w:rsidRPr="00326B36">
        <w:rPr>
          <w:i/>
        </w:rPr>
        <w:t>Utilizzo</w:t>
      </w:r>
      <w:r>
        <w:t xml:space="preserve">, </w:t>
      </w:r>
      <w:r w:rsidRPr="00326B36">
        <w:rPr>
          <w:i/>
        </w:rPr>
        <w:t>Raccolta Dati</w:t>
      </w:r>
      <w:r>
        <w:t xml:space="preserve"> e </w:t>
      </w:r>
      <w:r w:rsidRPr="00326B36">
        <w:rPr>
          <w:i/>
        </w:rPr>
        <w:t>Svolgimento</w:t>
      </w:r>
      <w:r>
        <w:t xml:space="preserve"> che collega l’esercizio svolto all’attrezzatura utilizzata, all’esercizio svolto e al cliente che ha svolto l’esercizio.</w:t>
      </w:r>
    </w:p>
    <w:p w:rsidR="005A04D0" w:rsidRDefault="00C34403" w:rsidP="00C34403">
      <w:pPr>
        <w:pStyle w:val="Heading3"/>
      </w:pPr>
      <w:bookmarkStart w:id="30" w:name="_Toc498878153"/>
      <w:r>
        <w:t>Area Commercio</w:t>
      </w:r>
      <w:bookmarkEnd w:id="30"/>
    </w:p>
    <w:p w:rsidR="009B6CC2" w:rsidRDefault="009B6CC2" w:rsidP="009B6CC2">
      <w:r>
        <w:t xml:space="preserve">La relazione tripla </w:t>
      </w:r>
      <w:r w:rsidRPr="00326B36">
        <w:rPr>
          <w:i/>
        </w:rPr>
        <w:t>Fornimento</w:t>
      </w:r>
      <w:r>
        <w:t xml:space="preserve"> che legava </w:t>
      </w:r>
      <w:r w:rsidRPr="00326B36">
        <w:rPr>
          <w:i/>
        </w:rPr>
        <w:t>Fornitore</w:t>
      </w:r>
      <w:r>
        <w:t xml:space="preserve"> con </w:t>
      </w:r>
      <w:r w:rsidRPr="00326B36">
        <w:rPr>
          <w:i/>
        </w:rPr>
        <w:t>Ordine</w:t>
      </w:r>
      <w:r>
        <w:t xml:space="preserve"> e </w:t>
      </w:r>
      <w:r w:rsidRPr="00326B36">
        <w:rPr>
          <w:i/>
        </w:rPr>
        <w:t>Integratore</w:t>
      </w:r>
      <w:r>
        <w:t xml:space="preserve"> è stata eliminata in favore di una relazione </w:t>
      </w:r>
      <w:r w:rsidRPr="00326B36">
        <w:rPr>
          <w:i/>
        </w:rPr>
        <w:t>Fornimento</w:t>
      </w:r>
      <w:r>
        <w:t xml:space="preserve">, che collega il fornitore al solo integratore, e </w:t>
      </w:r>
      <w:r w:rsidRPr="00326B36">
        <w:rPr>
          <w:i/>
        </w:rPr>
        <w:t>Prodotto Ordinato</w:t>
      </w:r>
      <w:r>
        <w:t xml:space="preserve">, che lega l’ordine all’integratore ordinato. La chiave primaria di ordine è stata modificata nel singolo codice interno. </w:t>
      </w:r>
    </w:p>
    <w:p w:rsidR="005A04D0" w:rsidRDefault="005A04D0" w:rsidP="005A04D0">
      <w:pPr>
        <w:pStyle w:val="Heading3"/>
      </w:pPr>
      <w:bookmarkStart w:id="31" w:name="_Toc498878154"/>
      <w:r>
        <w:t>Area Social</w:t>
      </w:r>
      <w:bookmarkEnd w:id="31"/>
    </w:p>
    <w:p w:rsidR="005A04D0" w:rsidRDefault="005A04D0" w:rsidP="005A04D0">
      <w:pPr>
        <w:pStyle w:val="Heading4"/>
      </w:pPr>
      <w:r>
        <w:t>Post</w:t>
      </w:r>
    </w:p>
    <w:p w:rsidR="009B6CC2" w:rsidRDefault="009B6CC2" w:rsidP="009B6CC2">
      <w:r>
        <w:t xml:space="preserve">È stato introdotto un attributo </w:t>
      </w:r>
      <w:r w:rsidRPr="00326B36">
        <w:rPr>
          <w:i/>
        </w:rPr>
        <w:t>Timestamp</w:t>
      </w:r>
      <w:r>
        <w:t xml:space="preserve"> per la relazione </w:t>
      </w:r>
      <w:r w:rsidRPr="00326B36">
        <w:rPr>
          <w:i/>
        </w:rPr>
        <w:t>Giudizio</w:t>
      </w:r>
      <w:r>
        <w:t xml:space="preserve"> in modo da poter permettere il calcolo della credibilità. </w:t>
      </w:r>
    </w:p>
    <w:p w:rsidR="005A04D0" w:rsidRDefault="005A04D0" w:rsidP="005A04D0">
      <w:pPr>
        <w:pStyle w:val="Heading4"/>
      </w:pPr>
      <w:r>
        <w:t>Amicizia e cerchie</w:t>
      </w:r>
    </w:p>
    <w:p w:rsidR="009B6CC2" w:rsidRDefault="009B6CC2" w:rsidP="009B6CC2">
      <w:r>
        <w:t xml:space="preserve">È stato introdotto un attributo </w:t>
      </w:r>
      <w:r w:rsidRPr="00326B36">
        <w:rPr>
          <w:i/>
        </w:rPr>
        <w:t>Stato</w:t>
      </w:r>
      <w:r>
        <w:t xml:space="preserve"> indicante lo stato (accettata, non accettata, rifiutata) di un’amicizia. È stata introdotto l’attributo </w:t>
      </w:r>
      <w:r w:rsidRPr="00326B36">
        <w:rPr>
          <w:i/>
        </w:rPr>
        <w:t>Direzione</w:t>
      </w:r>
      <w:r>
        <w:t xml:space="preserve"> alla relazione </w:t>
      </w:r>
      <w:r w:rsidRPr="00326B36">
        <w:rPr>
          <w:i/>
        </w:rPr>
        <w:t>Inserimento</w:t>
      </w:r>
      <w:r>
        <w:t xml:space="preserve"> che indica se la cerchia sia del richiedente o del ricevente.</w:t>
      </w:r>
    </w:p>
    <w:p w:rsidR="005A04D0" w:rsidRDefault="005A04D0" w:rsidP="005A04D0">
      <w:pPr>
        <w:pStyle w:val="Heading4"/>
      </w:pPr>
      <w:r>
        <w:t>Sfide</w:t>
      </w:r>
    </w:p>
    <w:p w:rsidR="009B6CC2" w:rsidRDefault="009B6CC2" w:rsidP="009B6CC2">
      <w:r>
        <w:t xml:space="preserve">È stata introdotta una relazione </w:t>
      </w:r>
      <w:r w:rsidRPr="00326B36">
        <w:rPr>
          <w:i/>
        </w:rPr>
        <w:t>Proponente</w:t>
      </w:r>
      <w:r>
        <w:t xml:space="preserve"> che collega il proponente di una sfida alla sfida.</w:t>
      </w:r>
    </w:p>
    <w:p w:rsidR="00A24F2A" w:rsidRDefault="00A24F2A" w:rsidP="00A24F2A">
      <w:pPr>
        <w:pStyle w:val="Heading3"/>
      </w:pPr>
      <w:bookmarkStart w:id="32" w:name="_Toc498878155"/>
      <w:r>
        <w:t>Calendari</w:t>
      </w:r>
      <w:bookmarkEnd w:id="32"/>
    </w:p>
    <w:p w:rsidR="00A24F2A" w:rsidRDefault="00A24F2A" w:rsidP="00A24F2A">
      <w:r>
        <w:t xml:space="preserve">La generalizzazione </w:t>
      </w:r>
      <w:r w:rsidRPr="00326B36">
        <w:rPr>
          <w:i/>
        </w:rPr>
        <w:t>Calendario</w:t>
      </w:r>
      <w:r w:rsidR="00326B36">
        <w:sym w:font="Wingdings" w:char="F0DF"/>
      </w:r>
      <w:r w:rsidRPr="00326B36">
        <w:rPr>
          <w:i/>
        </w:rPr>
        <w:t>Calendario Centro-Calendario Corso-Turnazione</w:t>
      </w:r>
      <w:r>
        <w:t xml:space="preserve"> è stata suddivisa nelle tre entità </w:t>
      </w:r>
      <w:r w:rsidRPr="00326B36">
        <w:rPr>
          <w:i/>
        </w:rPr>
        <w:t>Calendario Centro</w:t>
      </w:r>
      <w:r>
        <w:t xml:space="preserve">, </w:t>
      </w:r>
      <w:r w:rsidRPr="00326B36">
        <w:rPr>
          <w:i/>
        </w:rPr>
        <w:t>Calendario Corso</w:t>
      </w:r>
      <w:r>
        <w:t xml:space="preserve"> e </w:t>
      </w:r>
      <w:r w:rsidRPr="00326B36">
        <w:rPr>
          <w:i/>
        </w:rPr>
        <w:t>Turno</w:t>
      </w:r>
      <w:r>
        <w:t xml:space="preserve">. </w:t>
      </w:r>
    </w:p>
    <w:p w:rsidR="00A24F2A" w:rsidRDefault="00A24F2A" w:rsidP="00A24F2A">
      <w:pPr>
        <w:pStyle w:val="Heading3"/>
      </w:pPr>
      <w:bookmarkStart w:id="33" w:name="_Toc498878156"/>
      <w:r>
        <w:t>Attività e Obbiettivi</w:t>
      </w:r>
      <w:bookmarkEnd w:id="33"/>
    </w:p>
    <w:p w:rsidR="00101DD6" w:rsidRPr="008B4683" w:rsidRDefault="00A24F2A" w:rsidP="00A24F2A">
      <w:r>
        <w:t xml:space="preserve">La generalizzazione </w:t>
      </w:r>
      <w:r w:rsidRPr="00326B36">
        <w:rPr>
          <w:i/>
        </w:rPr>
        <w:t>Obiettivo</w:t>
      </w:r>
      <w:r w:rsidR="00326B36">
        <w:sym w:font="Wingdings" w:char="F0DF"/>
      </w:r>
      <w:r w:rsidRPr="00326B36">
        <w:rPr>
          <w:i/>
        </w:rPr>
        <w:t>Potenziamento Muscolare</w:t>
      </w:r>
      <w:r>
        <w:t xml:space="preserve"> è stata unita nella sola entità </w:t>
      </w:r>
      <w:r w:rsidRPr="00326B36">
        <w:rPr>
          <w:i/>
        </w:rPr>
        <w:t>Obiettivo</w:t>
      </w:r>
      <w:r>
        <w:t xml:space="preserve">, </w:t>
      </w:r>
      <w:r w:rsidRPr="00326B36">
        <w:rPr>
          <w:i/>
        </w:rPr>
        <w:t>Potenziamento Muscolare</w:t>
      </w:r>
      <w:r>
        <w:t xml:space="preserve"> si è trasformato in una </w:t>
      </w:r>
      <w:r w:rsidR="00326B36">
        <w:t>r</w:t>
      </w:r>
      <w:r>
        <w:t xml:space="preserve">elazione tra </w:t>
      </w:r>
      <w:r w:rsidRPr="00326B36">
        <w:rPr>
          <w:i/>
        </w:rPr>
        <w:t>Obiettivo</w:t>
      </w:r>
      <w:r>
        <w:t xml:space="preserve"> e </w:t>
      </w:r>
      <w:r w:rsidRPr="00326B36">
        <w:rPr>
          <w:i/>
        </w:rPr>
        <w:t>Gruppo Muscolare</w:t>
      </w:r>
      <w:r>
        <w:t>.</w:t>
      </w:r>
      <w:r w:rsidR="00BC099F">
        <w:br w:type="page"/>
      </w:r>
    </w:p>
    <w:p w:rsidR="002446F3" w:rsidRDefault="002446F3" w:rsidP="002446F3">
      <w:pPr>
        <w:pStyle w:val="Heading1"/>
      </w:pPr>
      <w:bookmarkStart w:id="34" w:name="_Toc492902434"/>
      <w:bookmarkStart w:id="35" w:name="_Toc498878157"/>
      <w:r>
        <w:lastRenderedPageBreak/>
        <w:t>Individuazione di operazioni sui dati</w:t>
      </w:r>
      <w:bookmarkEnd w:id="34"/>
      <w:bookmarkEnd w:id="35"/>
    </w:p>
    <w:p w:rsidR="00A50ACD" w:rsidRPr="00A93819" w:rsidRDefault="00A93819" w:rsidP="002C3605">
      <w:r>
        <w:t xml:space="preserve">Le seguenti otto operazioni sono state individuate, mediante l’analisi delle </w:t>
      </w:r>
      <w:r w:rsidRPr="00A93819">
        <w:rPr>
          <w:i/>
        </w:rPr>
        <w:t>tavole dei volumi</w:t>
      </w:r>
      <w:r>
        <w:rPr>
          <w:i/>
        </w:rPr>
        <w:t xml:space="preserve">, </w:t>
      </w:r>
      <w:r>
        <w:t>in modo tale da rappresentare la maggior parte del normale carico applicativo del database. Grazie alla loro ottimizzazione e all’opportu</w:t>
      </w:r>
      <w:r w:rsidR="009B68CE">
        <w:t>no uso di ridondanze si è cercat</w:t>
      </w:r>
      <w:r>
        <w:t>o di ridurne al minimo l’</w:t>
      </w:r>
      <w:r w:rsidR="009B68CE">
        <w:t>impatto</w:t>
      </w:r>
      <w:r>
        <w:t xml:space="preserve"> sulle prestazioni della base di dati, per renderla più effic</w:t>
      </w:r>
      <w:r w:rsidR="00021219">
        <w:t>ac</w:t>
      </w:r>
      <w:r>
        <w:t>e ed effic</w:t>
      </w:r>
      <w:r w:rsidR="00021219">
        <w:t>iente</w:t>
      </w:r>
      <w:r>
        <w:t>.</w:t>
      </w:r>
    </w:p>
    <w:p w:rsidR="009110BA" w:rsidRPr="002C3605" w:rsidRDefault="004A7888" w:rsidP="002C3605">
      <w:bookmarkStart w:id="36" w:name="_Toc498878158"/>
      <w:r>
        <w:rPr>
          <w:rStyle w:val="Heading3Char"/>
        </w:rPr>
        <w:t xml:space="preserve">Operazione 1 - </w:t>
      </w:r>
      <w:r w:rsidR="00A50ACD" w:rsidRPr="00A50ACD">
        <w:rPr>
          <w:rStyle w:val="Heading3Char"/>
        </w:rPr>
        <w:t>Svolgimento di un esercizio</w:t>
      </w:r>
      <w:bookmarkEnd w:id="36"/>
      <w:r w:rsidR="002446F3" w:rsidRPr="002C3605">
        <w:rPr>
          <w:b/>
        </w:rPr>
        <w:br/>
      </w:r>
      <w:r w:rsidR="002446F3">
        <w:t>Ogni volta che un esercizio viene svolto da un utente, esso deve essere memorizzato all’interno de</w:t>
      </w:r>
      <w:r w:rsidR="00021219">
        <w:t xml:space="preserve">l database con i relativi dati, </w:t>
      </w:r>
      <w:r w:rsidR="002446F3">
        <w:t>quali</w:t>
      </w:r>
      <w:r w:rsidR="00021219">
        <w:t>:</w:t>
      </w:r>
      <w:r w:rsidR="002446F3">
        <w:t xml:space="preserve"> numero di ripetizioni, numero di serie, durata, etc. </w:t>
      </w:r>
    </w:p>
    <w:p w:rsidR="00831181" w:rsidRDefault="009110BA" w:rsidP="00DF652C">
      <w:pPr>
        <w:pStyle w:val="ListParagraph"/>
        <w:numPr>
          <w:ilvl w:val="0"/>
          <w:numId w:val="11"/>
        </w:numPr>
      </w:pPr>
      <w:r>
        <w:t xml:space="preserve">Questa operazione riceve in </w:t>
      </w:r>
      <w:r w:rsidRPr="009110BA">
        <w:rPr>
          <w:b/>
        </w:rPr>
        <w:t>input</w:t>
      </w:r>
      <w:r>
        <w:t xml:space="preserve"> </w:t>
      </w:r>
      <w:r w:rsidR="004A7888">
        <w:t xml:space="preserve">i dati relativi allo svolgimento di un esercizio: </w:t>
      </w:r>
      <w:r w:rsidR="004A7888" w:rsidRPr="00021219">
        <w:rPr>
          <w:i/>
        </w:rPr>
        <w:t>il codice dell’esercizio svolto</w:t>
      </w:r>
      <w:r w:rsidR="004A7888">
        <w:t xml:space="preserve">, </w:t>
      </w:r>
      <w:r w:rsidR="004A7888" w:rsidRPr="00021219">
        <w:rPr>
          <w:i/>
        </w:rPr>
        <w:t xml:space="preserve">il cliente </w:t>
      </w:r>
      <w:r w:rsidR="004A7888" w:rsidRPr="00021219">
        <w:t>che lo sta eseguendo</w:t>
      </w:r>
      <w:r w:rsidR="004A7888">
        <w:t xml:space="preserve">, </w:t>
      </w:r>
      <w:r w:rsidR="004A7888" w:rsidRPr="00021219">
        <w:rPr>
          <w:i/>
        </w:rPr>
        <w:t>le calorie consumate</w:t>
      </w:r>
      <w:r w:rsidR="004A7888">
        <w:t xml:space="preserve">, </w:t>
      </w:r>
      <w:r w:rsidR="004A7888" w:rsidRPr="00021219">
        <w:rPr>
          <w:i/>
        </w:rPr>
        <w:t>il battito cardiaco medio</w:t>
      </w:r>
      <w:r w:rsidR="004A7888">
        <w:t xml:space="preserve"> durante lo svolgimento, </w:t>
      </w:r>
      <w:r w:rsidR="004A7888" w:rsidRPr="00021219">
        <w:rPr>
          <w:i/>
        </w:rPr>
        <w:t>il tempo impiegato</w:t>
      </w:r>
      <w:r w:rsidR="004A7888">
        <w:t xml:space="preserve">, </w:t>
      </w:r>
      <w:r w:rsidR="004A7888" w:rsidRPr="00021219">
        <w:rPr>
          <w:i/>
        </w:rPr>
        <w:t>il recupero medio</w:t>
      </w:r>
      <w:r w:rsidR="004A7888">
        <w:t xml:space="preserve"> tra le serie eseguite, </w:t>
      </w:r>
      <w:r w:rsidR="004A7888" w:rsidRPr="00021219">
        <w:rPr>
          <w:i/>
        </w:rPr>
        <w:t>la configurazione</w:t>
      </w:r>
      <w:r w:rsidR="004A7888">
        <w:t xml:space="preserve"> con cui era stata settata la macchina e </w:t>
      </w:r>
      <w:r w:rsidR="004A7888" w:rsidRPr="00021219">
        <w:rPr>
          <w:i/>
        </w:rPr>
        <w:t>il codice dell’attre</w:t>
      </w:r>
      <w:r w:rsidR="004A7888">
        <w:t>zzatura</w:t>
      </w:r>
      <w:r>
        <w:t xml:space="preserve"> (le statistiche sono fornite dal </w:t>
      </w:r>
      <w:r w:rsidRPr="00021219">
        <w:rPr>
          <w:i/>
        </w:rPr>
        <w:t>braccialetto smart</w:t>
      </w:r>
      <w:r w:rsidR="00E62A2D">
        <w:t xml:space="preserve"> che ha memorizzati l’altezza</w:t>
      </w:r>
      <w:r w:rsidR="004A7888">
        <w:t>,</w:t>
      </w:r>
      <w:r w:rsidR="00E62A2D">
        <w:t xml:space="preserve"> il peso e l’età del cliente in modo da poter eseguire i calcoli sulle calorie consumate in base al tipo di esercizio svolto e al suo svolgimento</w:t>
      </w:r>
      <w:r>
        <w:t xml:space="preserve">). </w:t>
      </w:r>
    </w:p>
    <w:p w:rsidR="009110BA" w:rsidRDefault="00D3030D" w:rsidP="00DF652C">
      <w:pPr>
        <w:pStyle w:val="ListParagraph"/>
        <w:numPr>
          <w:ilvl w:val="0"/>
          <w:numId w:val="11"/>
        </w:numPr>
      </w:pPr>
      <w:r>
        <w:rPr>
          <w:noProof/>
          <w:lang w:eastAsia="it-IT"/>
        </w:rPr>
        <mc:AlternateContent>
          <mc:Choice Requires="wps">
            <w:drawing>
              <wp:anchor distT="0" distB="0" distL="114300" distR="114300" simplePos="0" relativeHeight="251688960" behindDoc="0" locked="0" layoutInCell="1" allowOverlap="1" wp14:anchorId="0C9489CF" wp14:editId="39778997">
                <wp:simplePos x="0" y="0"/>
                <wp:positionH relativeFrom="column">
                  <wp:posOffset>-3175</wp:posOffset>
                </wp:positionH>
                <wp:positionV relativeFrom="paragraph">
                  <wp:posOffset>5901055</wp:posOffset>
                </wp:positionV>
                <wp:extent cx="6120130"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C90146" w:rsidRPr="00937A30" w:rsidRDefault="00C90146" w:rsidP="00D3030D">
                            <w:pPr>
                              <w:pStyle w:val="Caption"/>
                              <w:rPr>
                                <w:noProof/>
                                <w:szCs w:val="20"/>
                              </w:rPr>
                            </w:pPr>
                            <w:bookmarkStart w:id="37" w:name="_Hlk498621038"/>
                            <w:bookmarkStart w:id="38" w:name="_Hlk498621039"/>
                            <w:bookmarkStart w:id="39" w:name="_Hlk498621040"/>
                            <w:bookmarkStart w:id="40" w:name="_Hlk498621041"/>
                            <w:bookmarkStart w:id="41" w:name="_Hlk498621042"/>
                            <w:bookmarkStart w:id="42" w:name="_Hlk498621043"/>
                            <w:bookmarkStart w:id="43" w:name="_Hlk498621044"/>
                            <w:bookmarkStart w:id="44" w:name="_Hlk498621045"/>
                            <w:bookmarkStart w:id="45" w:name="_Hlk498621046"/>
                            <w:bookmarkStart w:id="46" w:name="_Hlk498621047"/>
                            <w:bookmarkStart w:id="47" w:name="_Hlk498621048"/>
                            <w:bookmarkStart w:id="48" w:name="_Hlk498621049"/>
                            <w:bookmarkStart w:id="49" w:name="_Hlk498621050"/>
                            <w:bookmarkStart w:id="50" w:name="_Hlk498621051"/>
                            <w:bookmarkStart w:id="51" w:name="_Hlk498621052"/>
                            <w:bookmarkStart w:id="52" w:name="_Hlk498621053"/>
                            <w:bookmarkStart w:id="53" w:name="_Hlk498621054"/>
                            <w:bookmarkStart w:id="54" w:name="_Hlk498621055"/>
                            <w:bookmarkStart w:id="55" w:name="_Hlk498621056"/>
                            <w:bookmarkStart w:id="56" w:name="_Hlk498621057"/>
                            <w:bookmarkStart w:id="57" w:name="_Hlk498621058"/>
                            <w:bookmarkStart w:id="58" w:name="_Hlk498621059"/>
                            <w:bookmarkStart w:id="59" w:name="_Hlk498621069"/>
                            <w:bookmarkStart w:id="60" w:name="_Hlk498621070"/>
                            <w:bookmarkStart w:id="61" w:name="_Hlk498621247"/>
                            <w:bookmarkStart w:id="62" w:name="_Hlk498621248"/>
                            <w:bookmarkStart w:id="63" w:name="_Hlk498621632"/>
                            <w:bookmarkStart w:id="64" w:name="_Hlk498621633"/>
                            <w:r>
                              <w:t xml:space="preserve">Entità coinvolte nell’operazione 1 </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89CF" id="Casella di testo 20" o:spid="_x0000_s1027" type="#_x0000_t202" style="position:absolute;left:0;text-align:left;margin-left:-.25pt;margin-top:464.6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" stroked="f">
                <v:textbox style="mso-fit-shape-to-text:t" inset="0,0,0,0">
                  <w:txbxContent>
                    <w:p w:rsidR="00C90146" w:rsidRPr="00937A30" w:rsidRDefault="00C90146" w:rsidP="00D3030D">
                      <w:pPr>
                        <w:pStyle w:val="Caption"/>
                        <w:rPr>
                          <w:noProof/>
                          <w:szCs w:val="20"/>
                        </w:rPr>
                      </w:pPr>
                      <w:bookmarkStart w:id="65" w:name="_Hlk498621038"/>
                      <w:bookmarkStart w:id="66" w:name="_Hlk498621039"/>
                      <w:bookmarkStart w:id="67" w:name="_Hlk498621040"/>
                      <w:bookmarkStart w:id="68" w:name="_Hlk498621041"/>
                      <w:bookmarkStart w:id="69" w:name="_Hlk498621042"/>
                      <w:bookmarkStart w:id="70" w:name="_Hlk498621043"/>
                      <w:bookmarkStart w:id="71" w:name="_Hlk498621044"/>
                      <w:bookmarkStart w:id="72" w:name="_Hlk498621045"/>
                      <w:bookmarkStart w:id="73" w:name="_Hlk498621046"/>
                      <w:bookmarkStart w:id="74" w:name="_Hlk498621047"/>
                      <w:bookmarkStart w:id="75" w:name="_Hlk498621048"/>
                      <w:bookmarkStart w:id="76" w:name="_Hlk498621049"/>
                      <w:bookmarkStart w:id="77" w:name="_Hlk498621050"/>
                      <w:bookmarkStart w:id="78" w:name="_Hlk498621051"/>
                      <w:bookmarkStart w:id="79" w:name="_Hlk498621052"/>
                      <w:bookmarkStart w:id="80" w:name="_Hlk498621053"/>
                      <w:bookmarkStart w:id="81" w:name="_Hlk498621054"/>
                      <w:bookmarkStart w:id="82" w:name="_Hlk498621055"/>
                      <w:bookmarkStart w:id="83" w:name="_Hlk498621056"/>
                      <w:bookmarkStart w:id="84" w:name="_Hlk498621057"/>
                      <w:bookmarkStart w:id="85" w:name="_Hlk498621058"/>
                      <w:bookmarkStart w:id="86" w:name="_Hlk498621059"/>
                      <w:bookmarkStart w:id="87" w:name="_Hlk498621069"/>
                      <w:bookmarkStart w:id="88" w:name="_Hlk498621070"/>
                      <w:bookmarkStart w:id="89" w:name="_Hlk498621247"/>
                      <w:bookmarkStart w:id="90" w:name="_Hlk498621248"/>
                      <w:bookmarkStart w:id="91" w:name="_Hlk498621632"/>
                      <w:bookmarkStart w:id="92" w:name="_Hlk498621633"/>
                      <w:r>
                        <w:t xml:space="preserve">Entità coinvolte nell’operazione 1 </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txbxContent>
                </v:textbox>
              </v:shape>
            </w:pict>
          </mc:Fallback>
        </mc:AlternateContent>
      </w:r>
      <w:r w:rsidR="000B6408">
        <w:rPr>
          <w:noProof/>
          <w:lang w:eastAsia="it-IT"/>
        </w:rPr>
        <mc:AlternateContent>
          <mc:Choice Requires="wpg">
            <w:drawing>
              <wp:anchor distT="0" distB="0" distL="114300" distR="114300" simplePos="0" relativeHeight="251663360" behindDoc="0" locked="0" layoutInCell="1" allowOverlap="1" wp14:anchorId="53C21BD4" wp14:editId="58B2744C">
                <wp:simplePos x="0" y="0"/>
                <wp:positionH relativeFrom="column">
                  <wp:posOffset>-3200</wp:posOffset>
                </wp:positionH>
                <wp:positionV relativeFrom="paragraph">
                  <wp:posOffset>3492398</wp:posOffset>
                </wp:positionV>
                <wp:extent cx="6120130" cy="2352040"/>
                <wp:effectExtent l="0" t="0" r="0" b="0"/>
                <wp:wrapNone/>
                <wp:docPr id="18" name="Gruppo 18"/>
                <wp:cNvGraphicFramePr/>
                <a:graphic xmlns:a="http://schemas.openxmlformats.org/drawingml/2006/main">
                  <a:graphicData uri="http://schemas.microsoft.com/office/word/2010/wordprocessingGroup">
                    <wpg:wgp>
                      <wpg:cNvGrpSpPr/>
                      <wpg:grpSpPr>
                        <a:xfrm>
                          <a:off x="0" y="0"/>
                          <a:ext cx="6120130" cy="2352040"/>
                          <a:chOff x="0" y="0"/>
                          <a:chExt cx="6120130" cy="2352040"/>
                        </a:xfrm>
                      </wpg:grpSpPr>
                      <pic:pic xmlns:pic="http://schemas.openxmlformats.org/drawingml/2006/picture">
                        <pic:nvPicPr>
                          <pic:cNvPr id="4" name="Immagine 4"/>
                          <pic:cNvPicPr>
                            <a:picLocks noChangeAspect="1"/>
                          </pic:cNvPicPr>
                        </pic:nvPicPr>
                        <pic:blipFill rotWithShape="1">
                          <a:blip r:embed="rId10">
                            <a:extLst>
                              <a:ext uri="{28A0092B-C50C-407E-A947-70E740481C1C}">
                                <a14:useLocalDpi xmlns:a14="http://schemas.microsoft.com/office/drawing/2010/main" val="0"/>
                              </a:ext>
                            </a:extLst>
                          </a:blip>
                          <a:srcRect t="16230" r="3988" b="6959"/>
                          <a:stretch/>
                        </pic:blipFill>
                        <pic:spPr bwMode="auto">
                          <a:xfrm>
                            <a:off x="0" y="0"/>
                            <a:ext cx="6120130" cy="235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magine 7"/>
                          <pic:cNvPicPr>
                            <a:picLocks noChangeAspect="1"/>
                          </pic:cNvPicPr>
                        </pic:nvPicPr>
                        <pic:blipFill rotWithShape="1">
                          <a:blip r:embed="rId11">
                            <a:extLst>
                              <a:ext uri="{28A0092B-C50C-407E-A947-70E740481C1C}">
                                <a14:useLocalDpi xmlns:a14="http://schemas.microsoft.com/office/drawing/2010/main" val="0"/>
                              </a:ext>
                            </a:extLst>
                          </a:blip>
                          <a:srcRect l="3795" t="8006" r="6403" b="9661"/>
                          <a:stretch/>
                        </pic:blipFill>
                        <pic:spPr bwMode="auto">
                          <a:xfrm>
                            <a:off x="1543507" y="534010"/>
                            <a:ext cx="707390"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6CE0E8" id="Gruppo 18" o:spid="_x0000_s1026" style="position:absolute;margin-left:-.25pt;margin-top:275pt;width:481.9pt;height:185.2pt;z-index:251663360" coordsize="61201,235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61201;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">
                  <v:imagedata r:id="rId12" o:title="" croptop="10636f" cropbottom="4561f" cropright="2614f"/>
                </v:shape>
                <v:shape id="Immagine 7" o:spid="_x0000_s1028" type="#_x0000_t75" style="position:absolute;left:15435;top:5340;width:707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">
                  <v:imagedata r:id="rId13" o:title="" croptop="5247f" cropbottom="6331f" cropleft="2487f" cropright="4196f"/>
                </v:shape>
              </v:group>
            </w:pict>
          </mc:Fallback>
        </mc:AlternateContent>
      </w:r>
      <w:r w:rsidR="009110BA">
        <w:t xml:space="preserve">L’operazione fornisce in </w:t>
      </w:r>
      <w:r w:rsidR="009110BA" w:rsidRPr="009110BA">
        <w:rPr>
          <w:b/>
        </w:rPr>
        <w:t>output</w:t>
      </w:r>
      <w:r w:rsidR="00E62A2D">
        <w:rPr>
          <w:b/>
        </w:rPr>
        <w:t xml:space="preserve"> </w:t>
      </w:r>
      <w:r w:rsidR="00E62A2D">
        <w:t xml:space="preserve">una nuova istanza per l’entità </w:t>
      </w:r>
      <w:r w:rsidR="00E62A2D" w:rsidRPr="00021219">
        <w:rPr>
          <w:i/>
        </w:rPr>
        <w:t>Esercizio S</w:t>
      </w:r>
      <w:r w:rsidR="002C3605" w:rsidRPr="00021219">
        <w:rPr>
          <w:i/>
        </w:rPr>
        <w:t>volto</w:t>
      </w:r>
      <w:r w:rsidR="002C3605">
        <w:t xml:space="preserve"> e</w:t>
      </w:r>
      <w:r w:rsidR="00E62A2D">
        <w:t xml:space="preserve"> le relazioni </w:t>
      </w:r>
      <w:r w:rsidR="004A7888" w:rsidRPr="00021219">
        <w:rPr>
          <w:i/>
        </w:rPr>
        <w:t>Svolgim</w:t>
      </w:r>
      <w:r w:rsidR="00021219">
        <w:rPr>
          <w:i/>
        </w:rPr>
        <w:t>e</w:t>
      </w:r>
      <w:r w:rsidR="004A7888" w:rsidRPr="00021219">
        <w:rPr>
          <w:i/>
        </w:rPr>
        <w:t>nto</w:t>
      </w:r>
      <w:r w:rsidR="002C3605">
        <w:t xml:space="preserve">, </w:t>
      </w:r>
      <w:r w:rsidR="00E62A2D" w:rsidRPr="00021219">
        <w:rPr>
          <w:i/>
        </w:rPr>
        <w:t>Raccolta Dati</w:t>
      </w:r>
      <w:r w:rsidR="002C3605">
        <w:t xml:space="preserve"> e </w:t>
      </w:r>
      <w:r w:rsidR="002C3605" w:rsidRPr="00021219">
        <w:rPr>
          <w:i/>
        </w:rPr>
        <w:t>Utilizzo</w:t>
      </w:r>
      <w:r w:rsidR="002C3605">
        <w:t>, q</w:t>
      </w:r>
      <w:r w:rsidR="00D21EFA">
        <w:t xml:space="preserve">uest’ultima </w:t>
      </w:r>
      <w:r w:rsidR="00021219">
        <w:t xml:space="preserve">solo </w:t>
      </w:r>
      <w:r w:rsidR="00D21EFA">
        <w:t xml:space="preserve">se viene utilizzato </w:t>
      </w:r>
      <w:r w:rsidR="002C3605">
        <w:t>un</w:t>
      </w:r>
      <w:r w:rsidR="00D21EFA">
        <w:t xml:space="preserve"> macchinario</w:t>
      </w:r>
      <w:r w:rsidR="00E62A2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4216BD" w:rsidRDefault="00365178" w:rsidP="00365178">
            <w:bookmarkStart w:id="93" w:name="_Hlk493861320"/>
            <w:r w:rsidRPr="004216BD">
              <w:t>Cliente</w:t>
            </w:r>
          </w:p>
        </w:tc>
        <w:tc>
          <w:tcPr>
            <w:tcW w:w="707" w:type="dxa"/>
            <w:noWrap/>
            <w:vAlign w:val="center"/>
          </w:tcPr>
          <w:p w:rsidR="00365178" w:rsidRPr="004216BD"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E</w:t>
            </w:r>
          </w:p>
        </w:tc>
        <w:tc>
          <w:tcPr>
            <w:tcW w:w="2273" w:type="dxa"/>
            <w:noWrap/>
            <w:vAlign w:val="center"/>
          </w:tcPr>
          <w:p w:rsidR="00365178" w:rsidRPr="004216BD"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80.000</w:t>
            </w:r>
          </w:p>
        </w:tc>
        <w:tc>
          <w:tcPr>
            <w:tcW w:w="4241" w:type="dxa"/>
            <w:vAlign w:val="center"/>
          </w:tcPr>
          <w:p w:rsidR="00365178" w:rsidRPr="004216BD"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sz w:val="20"/>
              </w:rPr>
            </w:pPr>
            <w:r w:rsidRPr="004216BD">
              <w:rPr>
                <w:rFonts w:cs="Calibri"/>
                <w:i/>
                <w:color w:val="000000"/>
                <w:sz w:val="20"/>
              </w:rPr>
              <w:t>Ogni palestra ha un’utenza media di circa 2.000 clienti, di cui non tutti necessariamente attivi</w:t>
            </w:r>
          </w:p>
        </w:tc>
      </w:tr>
      <w:tr w:rsidR="00365178"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365178" w:rsidRPr="00B80C00" w:rsidRDefault="00365178" w:rsidP="00365178">
            <w:pPr>
              <w:rPr>
                <w:rFonts w:cs="Calibri"/>
                <w:color w:val="000000"/>
                <w:szCs w:val="22"/>
              </w:rPr>
            </w:pPr>
            <w:r w:rsidRPr="00B80C00">
              <w:rPr>
                <w:rFonts w:cs="Calibri"/>
                <w:color w:val="000000"/>
                <w:szCs w:val="22"/>
              </w:rPr>
              <w:t>Raccolta dati</w:t>
            </w:r>
          </w:p>
        </w:tc>
        <w:tc>
          <w:tcPr>
            <w:tcW w:w="707" w:type="dxa"/>
            <w:noWrap/>
          </w:tcPr>
          <w:p w:rsidR="00365178" w:rsidRPr="00B80C00" w:rsidRDefault="00365178" w:rsidP="00365178">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365178" w:rsidRPr="00B80C00" w:rsidRDefault="00365178" w:rsidP="00365178">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365178" w:rsidRPr="003F6DD9" w:rsidRDefault="00365178" w:rsidP="00365178">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674563" w:rsidRDefault="00365178" w:rsidP="00365178">
            <w:pPr>
              <w:rPr>
                <w:rFonts w:cs="Calibri"/>
                <w:color w:val="000000"/>
              </w:rPr>
            </w:pPr>
            <w:r w:rsidRPr="00674563">
              <w:rPr>
                <w:rFonts w:cs="Calibri"/>
                <w:color w:val="000000"/>
              </w:rPr>
              <w:t>Esercizio Svolto</w:t>
            </w:r>
          </w:p>
        </w:tc>
        <w:tc>
          <w:tcPr>
            <w:tcW w:w="707" w:type="dxa"/>
            <w:noWrap/>
            <w:vAlign w:val="center"/>
          </w:tcPr>
          <w:p w:rsidR="00365178" w:rsidRPr="00674563"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365178" w:rsidRPr="00674563"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276.480.000</w:t>
            </w:r>
          </w:p>
        </w:tc>
        <w:tc>
          <w:tcPr>
            <w:tcW w:w="4241" w:type="dxa"/>
            <w:vAlign w:val="center"/>
          </w:tcPr>
          <w:p w:rsidR="00365178" w:rsidRPr="00674563"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Di ogni esercizio viene salvato lo svolgimento. Un cliente medio esegue 2 sessioni a settimana in palestra per 6 mesi (contando eventuali allenamenti saltati) ed esegue 8 esercizi a sessione.</w:t>
            </w:r>
          </w:p>
        </w:tc>
      </w:tr>
      <w:tr w:rsidR="00640AA4"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Svolgimento</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Utilizzo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bookmarkEnd w:id="93"/>
    </w:tbl>
    <w:p w:rsidR="004216BD" w:rsidRDefault="004216BD" w:rsidP="00EE541D"/>
    <w:p w:rsidR="00365178" w:rsidRDefault="004216BD" w:rsidP="00EE541D">
      <w:r>
        <w:br w:type="page"/>
      </w:r>
    </w:p>
    <w:p w:rsidR="002446F3" w:rsidRDefault="004A7888" w:rsidP="002C3605">
      <w:bookmarkStart w:id="94" w:name="_Toc498878159"/>
      <w:r>
        <w:rPr>
          <w:rStyle w:val="Heading3Char"/>
        </w:rPr>
        <w:lastRenderedPageBreak/>
        <w:t xml:space="preserve">Operazione 2 - </w:t>
      </w:r>
      <w:r w:rsidR="002446F3" w:rsidRPr="002C3605">
        <w:rPr>
          <w:rStyle w:val="Heading3Char"/>
        </w:rPr>
        <w:t>Scrittura di una scheda di allenamento (con relative sessioni)</w:t>
      </w:r>
      <w:bookmarkEnd w:id="94"/>
      <w:r w:rsidR="002446F3" w:rsidRPr="002C3605">
        <w:rPr>
          <w:b/>
        </w:rPr>
        <w:br/>
      </w:r>
      <w:r w:rsidR="00021219">
        <w:t>Il caricamento</w:t>
      </w:r>
      <w:r w:rsidR="002446F3">
        <w:t xml:space="preserve"> di una scheda di allenamento specifica per un determinato cliente da parte di un istruttore, con le relative sessioni di allenamento da seguire, è un’operazione piuttosto frequente e che comporta diverse scritture.</w:t>
      </w:r>
    </w:p>
    <w:p w:rsidR="002C3605" w:rsidRDefault="002C3605" w:rsidP="00DF652C">
      <w:pPr>
        <w:pStyle w:val="ListParagraph"/>
        <w:numPr>
          <w:ilvl w:val="0"/>
          <w:numId w:val="12"/>
        </w:numPr>
      </w:pPr>
      <w:bookmarkStart w:id="95" w:name="_Hlk493252745"/>
      <w:r>
        <w:t xml:space="preserve">Questa operazione riceve in </w:t>
      </w:r>
      <w:r w:rsidR="00A50ACD" w:rsidRPr="00A50ACD">
        <w:rPr>
          <w:b/>
        </w:rPr>
        <w:t>input</w:t>
      </w:r>
      <w:r w:rsidR="00A50ACD">
        <w:rPr>
          <w:b/>
        </w:rPr>
        <w:t xml:space="preserve"> </w:t>
      </w:r>
      <w:r w:rsidR="00A50ACD" w:rsidRPr="00021219">
        <w:rPr>
          <w:i/>
        </w:rPr>
        <w:t>la data di inizio</w:t>
      </w:r>
      <w:r w:rsidR="00A50ACD" w:rsidRPr="00A50ACD">
        <w:t xml:space="preserve"> della scheda, </w:t>
      </w:r>
      <w:r w:rsidR="00A50ACD" w:rsidRPr="00021219">
        <w:rPr>
          <w:i/>
        </w:rPr>
        <w:t>il dipendente</w:t>
      </w:r>
      <w:r w:rsidR="00A50ACD" w:rsidRPr="00A50ACD">
        <w:t xml:space="preserve"> che la scrive, </w:t>
      </w:r>
      <w:r w:rsidR="00A50ACD" w:rsidRPr="00021219">
        <w:rPr>
          <w:b/>
        </w:rPr>
        <w:t>il cliente</w:t>
      </w:r>
      <w:r w:rsidR="00A50ACD" w:rsidRPr="00A50ACD">
        <w:t xml:space="preserve"> che la pos</w:t>
      </w:r>
      <w:r w:rsidR="00A50ACD">
        <w:t>siede,</w:t>
      </w:r>
      <w:r w:rsidR="00A50ACD" w:rsidRPr="00A50ACD">
        <w:t xml:space="preserve"> </w:t>
      </w:r>
      <w:r w:rsidR="00A50ACD" w:rsidRPr="00021219">
        <w:rPr>
          <w:i/>
        </w:rPr>
        <w:t>le sessioni</w:t>
      </w:r>
      <w:r w:rsidR="00A50ACD" w:rsidRPr="00A50ACD">
        <w:t xml:space="preserve"> che la compongono</w:t>
      </w:r>
      <w:r w:rsidR="00A50ACD">
        <w:t xml:space="preserve"> e </w:t>
      </w:r>
      <w:r w:rsidR="00021219" w:rsidRPr="00021219">
        <w:rPr>
          <w:i/>
        </w:rPr>
        <w:t>il</w:t>
      </w:r>
      <w:r w:rsidR="00A50ACD" w:rsidRPr="00021219">
        <w:rPr>
          <w:i/>
        </w:rPr>
        <w:t xml:space="preserve"> giorno </w:t>
      </w:r>
      <w:r w:rsidR="00021219" w:rsidRPr="00021219">
        <w:rPr>
          <w:i/>
        </w:rPr>
        <w:t xml:space="preserve">in cui </w:t>
      </w:r>
      <w:r w:rsidR="00A50ACD" w:rsidRPr="00021219">
        <w:rPr>
          <w:i/>
        </w:rPr>
        <w:t>eseguirle</w:t>
      </w:r>
      <w:r w:rsidR="00A50ACD">
        <w:t>.</w:t>
      </w:r>
    </w:p>
    <w:p w:rsidR="00831181" w:rsidRDefault="00B7657C" w:rsidP="00DF652C">
      <w:pPr>
        <w:pStyle w:val="ListParagraph"/>
        <w:numPr>
          <w:ilvl w:val="0"/>
          <w:numId w:val="12"/>
        </w:numPr>
        <w:rPr>
          <w:noProof/>
        </w:rPr>
      </w:pPr>
      <w:r>
        <w:rPr>
          <w:noProof/>
          <w:lang w:eastAsia="it-IT"/>
        </w:rPr>
        <mc:AlternateContent>
          <mc:Choice Requires="wps">
            <w:drawing>
              <wp:anchor distT="0" distB="0" distL="114300" distR="114300" simplePos="0" relativeHeight="251691008" behindDoc="0" locked="0" layoutInCell="1" allowOverlap="1" wp14:anchorId="063CE22D" wp14:editId="68BD9423">
                <wp:simplePos x="0" y="0"/>
                <wp:positionH relativeFrom="margin">
                  <wp:align>left</wp:align>
                </wp:positionH>
                <wp:positionV relativeFrom="paragraph">
                  <wp:posOffset>5863782</wp:posOffset>
                </wp:positionV>
                <wp:extent cx="5406390" cy="635"/>
                <wp:effectExtent l="0" t="0" r="3810" b="9525"/>
                <wp:wrapTopAndBottom/>
                <wp:docPr id="21" name="Casella di testo 21"/>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rsidR="00C90146" w:rsidRPr="0041251B" w:rsidRDefault="00C90146" w:rsidP="00D3030D">
                            <w:pPr>
                              <w:pStyle w:val="Caption"/>
                              <w:rPr>
                                <w:noProof/>
                                <w:szCs w:val="20"/>
                              </w:rPr>
                            </w:pPr>
                            <w:r w:rsidRPr="00D3030D">
                              <w:t>En</w:t>
                            </w:r>
                            <w:r>
                              <w:t>tità coinvolte nell’operazione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CE22D" id="Casella di testo 21" o:spid="_x0000_s1028" type="#_x0000_t202" style="position:absolute;left:0;text-align:left;margin-left:0;margin-top:461.7pt;width:425.7pt;height:.0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" stroked="f">
                <v:textbox style="mso-fit-shape-to-text:t" inset="0,0,0,0">
                  <w:txbxContent>
                    <w:p w:rsidR="00C90146" w:rsidRPr="0041251B" w:rsidRDefault="00C90146" w:rsidP="00D3030D">
                      <w:pPr>
                        <w:pStyle w:val="Caption"/>
                        <w:rPr>
                          <w:noProof/>
                          <w:szCs w:val="20"/>
                        </w:rPr>
                      </w:pPr>
                      <w:r w:rsidRPr="00D3030D">
                        <w:t>En</w:t>
                      </w:r>
                      <w:r>
                        <w:t>tità coinvolte nell’operazione 2</w:t>
                      </w:r>
                    </w:p>
                  </w:txbxContent>
                </v:textbox>
                <w10:wrap type="topAndBottom" anchorx="margin"/>
              </v:shape>
            </w:pict>
          </mc:Fallback>
        </mc:AlternateContent>
      </w:r>
      <w:r>
        <w:rPr>
          <w:noProof/>
          <w:lang w:eastAsia="it-IT"/>
        </w:rPr>
        <w:drawing>
          <wp:anchor distT="0" distB="0" distL="114300" distR="114300" simplePos="0" relativeHeight="251677696" behindDoc="0" locked="0" layoutInCell="1" allowOverlap="1" wp14:anchorId="5124711C" wp14:editId="7E140F6B">
            <wp:simplePos x="0" y="0"/>
            <wp:positionH relativeFrom="margin">
              <wp:align>left</wp:align>
            </wp:positionH>
            <wp:positionV relativeFrom="paragraph">
              <wp:posOffset>2503805</wp:posOffset>
            </wp:positionV>
            <wp:extent cx="5406390" cy="3291840"/>
            <wp:effectExtent l="0" t="0" r="381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rotWithShape="1">
                    <a:blip r:embed="rId14">
                      <a:extLst>
                        <a:ext uri="{28A0092B-C50C-407E-A947-70E740481C1C}">
                          <a14:useLocalDpi xmlns:a14="http://schemas.microsoft.com/office/drawing/2010/main" val="0"/>
                        </a:ext>
                      </a:extLst>
                    </a:blip>
                    <a:srcRect l="4937" t="7546" r="6706" b="8008"/>
                    <a:stretch/>
                  </pic:blipFill>
                  <pic:spPr bwMode="auto">
                    <a:xfrm>
                      <a:off x="0" y="0"/>
                      <a:ext cx="540639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ACD">
        <w:t xml:space="preserve">L’operazione fornisce in </w:t>
      </w:r>
      <w:r w:rsidR="00A50ACD" w:rsidRPr="00A50ACD">
        <w:rPr>
          <w:b/>
        </w:rPr>
        <w:t>output</w:t>
      </w:r>
      <w:r w:rsidR="00A50ACD">
        <w:t xml:space="preserve"> </w:t>
      </w:r>
      <w:r w:rsidR="00A50ACD" w:rsidRPr="00B3557E">
        <w:rPr>
          <w:i/>
        </w:rPr>
        <w:t>una nuova</w:t>
      </w:r>
      <w:r w:rsidR="00A50ACD">
        <w:t xml:space="preserve"> </w:t>
      </w:r>
      <w:r w:rsidR="00A50ACD" w:rsidRPr="00B3557E">
        <w:rPr>
          <w:i/>
        </w:rPr>
        <w:t xml:space="preserve">istanza </w:t>
      </w:r>
      <w:r w:rsidR="00A50ACD" w:rsidRPr="00B3557E">
        <w:t>per l’entità</w:t>
      </w:r>
      <w:r w:rsidR="00A50ACD" w:rsidRPr="00C11626">
        <w:t xml:space="preserve"> </w:t>
      </w:r>
      <w:r w:rsidR="00A50ACD" w:rsidRPr="00C11626">
        <w:rPr>
          <w:i/>
        </w:rPr>
        <w:t>Scheda Allenamento</w:t>
      </w:r>
      <w:r w:rsidR="00A50ACD">
        <w:t xml:space="preserve"> e per le relazioni </w:t>
      </w:r>
      <w:r w:rsidR="00A50ACD" w:rsidRPr="00C11626">
        <w:rPr>
          <w:i/>
        </w:rPr>
        <w:t>Scrittura</w:t>
      </w:r>
      <w:r w:rsidR="00A50ACD">
        <w:t xml:space="preserve">, </w:t>
      </w:r>
      <w:r w:rsidR="00A50ACD" w:rsidRPr="00C11626">
        <w:rPr>
          <w:i/>
        </w:rPr>
        <w:t>Possesso</w:t>
      </w:r>
      <w:r w:rsidR="00A50ACD">
        <w:t xml:space="preserve"> e </w:t>
      </w:r>
      <w:r w:rsidR="00A50ACD" w:rsidRPr="00C11626">
        <w:rPr>
          <w:i/>
        </w:rPr>
        <w:t>Suddivisione</w:t>
      </w:r>
      <w:r w:rsidR="00A50AC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96" w:name="_Hlk493861774"/>
            <w:r w:rsidRPr="00674563">
              <w:rPr>
                <w:rFonts w:cs="Calibri"/>
                <w:color w:val="000000"/>
              </w:rPr>
              <w:t>Scheda allenamento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cliente possiede in media 3 schede di allenamento, in quanto un’iscrizione di media durata è di circa 6 mesi e una scheda si cambia ogni 2.</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Scrittura</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Possesso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Suddivisione</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bl>
    <w:p w:rsidR="002446F3" w:rsidRDefault="004A7888" w:rsidP="002C3605">
      <w:bookmarkStart w:id="97" w:name="_Toc498878160"/>
      <w:bookmarkEnd w:id="95"/>
      <w:bookmarkEnd w:id="96"/>
      <w:r>
        <w:rPr>
          <w:rStyle w:val="Heading3Char"/>
        </w:rPr>
        <w:t xml:space="preserve">Operazione 3 - </w:t>
      </w:r>
      <w:r w:rsidR="002446F3" w:rsidRPr="002C3605">
        <w:rPr>
          <w:rStyle w:val="Heading3Char"/>
        </w:rPr>
        <w:t>Accesso ad uno dei centri e assegnamento dell’armadietto</w:t>
      </w:r>
      <w:bookmarkEnd w:id="97"/>
      <w:r w:rsidR="002446F3" w:rsidRPr="002C3605">
        <w:rPr>
          <w:b/>
        </w:rPr>
        <w:br/>
      </w:r>
      <w:r w:rsidR="00A50ACD">
        <w:t>L’accesso ad un centro comporterà automatic</w:t>
      </w:r>
      <w:r w:rsidR="00A612C3">
        <w:t>amente, per chi avesse richiesto tale servizio, l’assegnamen</w:t>
      </w:r>
      <w:r w:rsidR="00C11626">
        <w:t xml:space="preserve">to </w:t>
      </w:r>
      <w:r w:rsidR="00A612C3">
        <w:t xml:space="preserve">di un armadietto in uno degli spogliatoi del centro, con relativo codice monouso che permette </w:t>
      </w:r>
      <w:r w:rsidR="00C11626">
        <w:t>lo sblocco</w:t>
      </w:r>
      <w:r w:rsidR="00A612C3">
        <w:t xml:space="preserve"> solo al proprietario del braccialetto con cui è stato fatto l’accesso. L’accesso ad un centro perciò </w:t>
      </w:r>
      <w:r w:rsidR="00C11626">
        <w:t>richieder</w:t>
      </w:r>
      <w:r w:rsidR="00A612C3">
        <w:t>à come operazione base la ricerca di un armadietto libero nel centro d’accesso, tale operazione può eventualmente essere raffinata assegnando un armadietto in uno spogliatoio vicino ad una delle sale più frequentate dal cliente che accede, o assegnandolo in modo da distribuire omogeneamente i clienti nei vari spogliatoi.</w:t>
      </w:r>
    </w:p>
    <w:p w:rsidR="004216BD" w:rsidRDefault="00A612C3" w:rsidP="00DF652C">
      <w:pPr>
        <w:pStyle w:val="ListParagraph"/>
        <w:numPr>
          <w:ilvl w:val="0"/>
          <w:numId w:val="12"/>
        </w:numPr>
      </w:pPr>
      <w:r>
        <w:lastRenderedPageBreak/>
        <w:t xml:space="preserve">Questa operazione riceve in </w:t>
      </w:r>
      <w:r w:rsidRPr="00F1050B">
        <w:rPr>
          <w:b/>
        </w:rPr>
        <w:t xml:space="preserve">input </w:t>
      </w:r>
      <w:r>
        <w:t xml:space="preserve">il </w:t>
      </w:r>
      <w:r w:rsidRPr="00C11626">
        <w:rPr>
          <w:i/>
        </w:rPr>
        <w:t>timestamp</w:t>
      </w:r>
      <w:r>
        <w:t xml:space="preserve"> </w:t>
      </w:r>
      <w:r w:rsidRPr="00C11626">
        <w:rPr>
          <w:i/>
        </w:rPr>
        <w:t>del momento di accesso</w:t>
      </w:r>
      <w:r>
        <w:t xml:space="preserve"> al centro, </w:t>
      </w:r>
      <w:r w:rsidRPr="00C11626">
        <w:rPr>
          <w:i/>
        </w:rPr>
        <w:t xml:space="preserve">il cliente </w:t>
      </w:r>
      <w:r>
        <w:t xml:space="preserve">che effettua l’accesso e </w:t>
      </w:r>
      <w:r w:rsidRPr="00C11626">
        <w:rPr>
          <w:i/>
        </w:rPr>
        <w:t>il centro</w:t>
      </w:r>
      <w:r>
        <w:t xml:space="preserve"> in cui è stato effettuato.</w:t>
      </w:r>
      <w:r w:rsidR="0028029F" w:rsidRPr="0028029F">
        <w:rPr>
          <w:noProof/>
        </w:rPr>
        <w:t xml:space="preserve"> </w:t>
      </w:r>
    </w:p>
    <w:p w:rsidR="00640AA4" w:rsidRPr="004216BD" w:rsidRDefault="00A612C3" w:rsidP="00DF652C">
      <w:pPr>
        <w:pStyle w:val="ListParagraph"/>
        <w:numPr>
          <w:ilvl w:val="0"/>
          <w:numId w:val="12"/>
        </w:numPr>
        <w:rPr>
          <w:rStyle w:val="Heading3Char"/>
          <w:caps w:val="0"/>
          <w:color w:val="auto"/>
          <w:spacing w:val="0"/>
        </w:rPr>
      </w:pPr>
      <w:r>
        <w:t xml:space="preserve">L’operazione fornisce in </w:t>
      </w:r>
      <w:r w:rsidRPr="00F1050B">
        <w:rPr>
          <w:b/>
        </w:rPr>
        <w:t>output</w:t>
      </w:r>
      <w:r>
        <w:t xml:space="preserve"> </w:t>
      </w:r>
      <w:r w:rsidRPr="00C11626">
        <w:rPr>
          <w:i/>
        </w:rPr>
        <w:t>la prima occorrenza di un armadietto libero</w:t>
      </w:r>
      <w:r>
        <w:t xml:space="preserve"> a</w:t>
      </w:r>
      <w:r w:rsidR="004A7888">
        <w:t xml:space="preserve">ll’interno del centro d’accesso con </w:t>
      </w:r>
      <w:r w:rsidR="004A7888" w:rsidRPr="00C11626">
        <w:rPr>
          <w:i/>
        </w:rPr>
        <w:t>il relativo codice di sblocco</w:t>
      </w:r>
      <w:r w:rsidR="004A7888">
        <w:t xml:space="preserve"> generato casualmente.</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98" w:name="_Hlk493862506"/>
            <w:r w:rsidRPr="00674563">
              <w:rPr>
                <w:rFonts w:cs="Calibri"/>
                <w:color w:val="000000"/>
              </w:rPr>
              <w:t>Accesso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3.840.000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Un cliente medio accede 2 volte a settimana per 6 mesi.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Segnalazione</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0784" w:rsidRDefault="00440782" w:rsidP="00440782">
            <w:r w:rsidRPr="00670784">
              <w:t>Ubicazione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Assegnamento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4563" w:rsidRDefault="00440782" w:rsidP="00440782">
            <w:pPr>
              <w:rPr>
                <w:rFonts w:cs="Calibri"/>
                <w:color w:val="000000"/>
              </w:rPr>
            </w:pPr>
            <w:r w:rsidRPr="00674563">
              <w:rPr>
                <w:rFonts w:cs="Calibri"/>
                <w:color w:val="000000"/>
              </w:rPr>
              <w:t>Armadietto</w:t>
            </w:r>
          </w:p>
        </w:tc>
        <w:tc>
          <w:tcPr>
            <w:tcW w:w="707" w:type="dxa"/>
            <w:noWrap/>
            <w:vAlign w:val="center"/>
          </w:tcPr>
          <w:p w:rsidR="00440782" w:rsidRPr="00674563"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440782" w:rsidRPr="00674563"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3.600</w:t>
            </w:r>
          </w:p>
        </w:tc>
        <w:tc>
          <w:tcPr>
            <w:tcW w:w="4241" w:type="dxa"/>
            <w:vAlign w:val="center"/>
          </w:tcPr>
          <w:p w:rsidR="00440782" w:rsidRPr="00674563"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spogliatoio in media possiede 20 armadietti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Servizio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Posizione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3.600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bl>
    <w:bookmarkEnd w:id="98"/>
    <w:p w:rsidR="00640AA4" w:rsidRDefault="000B6408" w:rsidP="0028029F">
      <w:pPr>
        <w:rPr>
          <w:rStyle w:val="Heading3Char"/>
        </w:rPr>
      </w:pPr>
      <w:r>
        <w:rPr>
          <w:caps/>
          <w:noProof/>
          <w:color w:val="021730" w:themeColor="accent1" w:themeShade="7F"/>
          <w:spacing w:val="15"/>
          <w:lang w:eastAsia="it-IT"/>
        </w:rPr>
        <mc:AlternateContent>
          <mc:Choice Requires="wpg">
            <w:drawing>
              <wp:anchor distT="0" distB="0" distL="114300" distR="114300" simplePos="0" relativeHeight="251681792" behindDoc="0" locked="0" layoutInCell="1" allowOverlap="1" wp14:anchorId="62A06A50" wp14:editId="3F1B7560">
                <wp:simplePos x="0" y="0"/>
                <wp:positionH relativeFrom="column">
                  <wp:posOffset>-3200</wp:posOffset>
                </wp:positionH>
                <wp:positionV relativeFrom="paragraph">
                  <wp:posOffset>250622</wp:posOffset>
                </wp:positionV>
                <wp:extent cx="6121196" cy="3617595"/>
                <wp:effectExtent l="0" t="0" r="0" b="1905"/>
                <wp:wrapNone/>
                <wp:docPr id="17" name="Gruppo 17"/>
                <wp:cNvGraphicFramePr/>
                <a:graphic xmlns:a="http://schemas.openxmlformats.org/drawingml/2006/main">
                  <a:graphicData uri="http://schemas.microsoft.com/office/word/2010/wordprocessingGroup">
                    <wpg:wgp>
                      <wpg:cNvGrpSpPr/>
                      <wpg:grpSpPr>
                        <a:xfrm>
                          <a:off x="0" y="0"/>
                          <a:ext cx="6121196" cy="3617595"/>
                          <a:chOff x="0" y="0"/>
                          <a:chExt cx="6121196" cy="3617595"/>
                        </a:xfrm>
                      </wpg:grpSpPr>
                      <pic:pic xmlns:pic="http://schemas.openxmlformats.org/drawingml/2006/picture">
                        <pic:nvPicPr>
                          <pic:cNvPr id="10" name="Immagine 10"/>
                          <pic:cNvPicPr>
                            <a:picLocks noChangeAspect="1"/>
                          </pic:cNvPicPr>
                        </pic:nvPicPr>
                        <pic:blipFill rotWithShape="1">
                          <a:blip r:embed="rId15">
                            <a:extLst>
                              <a:ext uri="{28A0092B-C50C-407E-A947-70E740481C1C}">
                                <a14:useLocalDpi xmlns:a14="http://schemas.microsoft.com/office/drawing/2010/main" val="0"/>
                              </a:ext>
                            </a:extLst>
                          </a:blip>
                          <a:srcRect l="8055" t="3281" b="8898"/>
                          <a:stretch/>
                        </pic:blipFill>
                        <pic:spPr bwMode="auto">
                          <a:xfrm>
                            <a:off x="0" y="0"/>
                            <a:ext cx="5626100" cy="3617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magine 9"/>
                          <pic:cNvPicPr>
                            <a:picLocks noChangeAspect="1"/>
                          </pic:cNvPicPr>
                        </pic:nvPicPr>
                        <pic:blipFill rotWithShape="1">
                          <a:blip r:embed="rId14">
                            <a:extLst>
                              <a:ext uri="{28A0092B-C50C-407E-A947-70E740481C1C}">
                                <a14:useLocalDpi xmlns:a14="http://schemas.microsoft.com/office/drawing/2010/main" val="0"/>
                              </a:ext>
                            </a:extLst>
                          </a:blip>
                          <a:srcRect l="70821" t="16321" r="6706" b="42060"/>
                          <a:stretch/>
                        </pic:blipFill>
                        <pic:spPr bwMode="auto">
                          <a:xfrm>
                            <a:off x="4820716" y="1850745"/>
                            <a:ext cx="1300480" cy="154813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83DDCA5" id="Gruppo 17" o:spid="_x0000_s1026" style="position:absolute;margin-left:-.25pt;margin-top:19.75pt;width:482pt;height:284.85pt;z-index:251681792" coordsize="61211,36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">
                <v:shape id="Immagine 10" o:spid="_x0000_s1027" type="#_x0000_t75" style="position:absolute;width:56261;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">
                  <v:imagedata r:id="rId16" o:title="" croptop="2150f" cropbottom="5831f" cropleft="5279f"/>
                </v:shape>
                <v:shape id="Immagine 9" o:spid="_x0000_s1028" type="#_x0000_t75" style="position:absolute;left:48207;top:18507;width:13004;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">
                  <v:imagedata r:id="rId17" o:title="" croptop="10696f" cropbottom="27564f" cropleft="46413f" cropright="4395f"/>
                </v:shape>
              </v:group>
            </w:pict>
          </mc:Fallback>
        </mc:AlternateContent>
      </w: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D3030D" w:rsidP="0028029F">
      <w:pPr>
        <w:rPr>
          <w:rStyle w:val="Heading3Char"/>
        </w:rPr>
      </w:pPr>
      <w:r>
        <w:rPr>
          <w:noProof/>
          <w:lang w:eastAsia="it-IT"/>
        </w:rPr>
        <mc:AlternateContent>
          <mc:Choice Requires="wps">
            <w:drawing>
              <wp:anchor distT="0" distB="0" distL="114300" distR="114300" simplePos="0" relativeHeight="251693056" behindDoc="0" locked="0" layoutInCell="1" allowOverlap="1" wp14:anchorId="508D90E4" wp14:editId="61FC5138">
                <wp:simplePos x="0" y="0"/>
                <wp:positionH relativeFrom="margin">
                  <wp:align>right</wp:align>
                </wp:positionH>
                <wp:positionV relativeFrom="paragraph">
                  <wp:posOffset>78570</wp:posOffset>
                </wp:positionV>
                <wp:extent cx="6120765" cy="245575"/>
                <wp:effectExtent l="0" t="0" r="13335" b="2540"/>
                <wp:wrapNone/>
                <wp:docPr id="22" name="Casella di testo 22"/>
                <wp:cNvGraphicFramePr/>
                <a:graphic xmlns:a="http://schemas.openxmlformats.org/drawingml/2006/main">
                  <a:graphicData uri="http://schemas.microsoft.com/office/word/2010/wordprocessingShape">
                    <wps:wsp>
                      <wps:cNvSpPr txBox="1"/>
                      <wps:spPr>
                        <a:xfrm>
                          <a:off x="0" y="0"/>
                          <a:ext cx="6120765" cy="245575"/>
                        </a:xfrm>
                        <a:prstGeom prst="rect">
                          <a:avLst/>
                        </a:prstGeom>
                        <a:noFill/>
                        <a:ln>
                          <a:noFill/>
                        </a:ln>
                      </wps:spPr>
                      <wps:txbx>
                        <w:txbxContent>
                          <w:p w:rsidR="00C90146" w:rsidRPr="00625F8D" w:rsidRDefault="00C90146" w:rsidP="00D3030D">
                            <w:pPr>
                              <w:pStyle w:val="Caption"/>
                              <w:jc w:val="right"/>
                              <w:rPr>
                                <w:caps/>
                                <w:noProof/>
                                <w:color w:val="021730" w:themeColor="accent1" w:themeShade="7F"/>
                                <w:spacing w:val="15"/>
                                <w:szCs w:val="20"/>
                              </w:rPr>
                            </w:pPr>
                            <w:r w:rsidRPr="00D3030D">
                              <w:t>En</w:t>
                            </w:r>
                            <w:r>
                              <w:t>tità coinvolte nell’operazione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D90E4" id="Casella di testo 22" o:spid="_x0000_s1029" type="#_x0000_t202" style="position:absolute;margin-left:430.75pt;margin-top:6.2pt;width:481.95pt;height:19.3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" filled="f" stroked="f">
                <v:textbox inset="0,0,0,0">
                  <w:txbxContent>
                    <w:p w:rsidR="00C90146" w:rsidRPr="00625F8D" w:rsidRDefault="00C90146" w:rsidP="00D3030D">
                      <w:pPr>
                        <w:pStyle w:val="Caption"/>
                        <w:jc w:val="right"/>
                        <w:rPr>
                          <w:caps/>
                          <w:noProof/>
                          <w:color w:val="021730" w:themeColor="accent1" w:themeShade="7F"/>
                          <w:spacing w:val="15"/>
                          <w:szCs w:val="20"/>
                        </w:rPr>
                      </w:pPr>
                      <w:r w:rsidRPr="00D3030D">
                        <w:t>En</w:t>
                      </w:r>
                      <w:r>
                        <w:t>tità coinvolte nell’operazione 3</w:t>
                      </w:r>
                    </w:p>
                  </w:txbxContent>
                </v:textbox>
                <w10:wrap anchorx="margin"/>
              </v:shape>
            </w:pict>
          </mc:Fallback>
        </mc:AlternateContent>
      </w:r>
    </w:p>
    <w:p w:rsidR="00117B6C" w:rsidRDefault="004A7888" w:rsidP="0028029F">
      <w:bookmarkStart w:id="99" w:name="_Toc498878161"/>
      <w:r>
        <w:rPr>
          <w:rStyle w:val="Heading3Char"/>
        </w:rPr>
        <w:t xml:space="preserve">Operazione 4 - </w:t>
      </w:r>
      <w:r w:rsidR="002446F3" w:rsidRPr="00A50ACD">
        <w:rPr>
          <w:rStyle w:val="Heading3Char"/>
        </w:rPr>
        <w:t>Visualizzazione dei post</w:t>
      </w:r>
      <w:bookmarkEnd w:id="99"/>
      <w:r w:rsidR="002446F3" w:rsidRPr="002C3605">
        <w:rPr>
          <w:b/>
        </w:rPr>
        <w:br/>
      </w:r>
      <w:r w:rsidR="002446F3">
        <w:t xml:space="preserve">Attraverso l’applicazione per smartphone, l’utente potrà accedere all’area del forum e visualizzare i post pubblicati con le relative risposte, rispondere </w:t>
      </w:r>
      <w:r w:rsidR="00C11626">
        <w:t>ad altri post</w:t>
      </w:r>
      <w:r w:rsidR="002446F3">
        <w:t>, pubblicare nuovi post, visualizzare la credibilità degli utenti ed esprimere dei giudizi riguardanti i post letti.</w:t>
      </w:r>
    </w:p>
    <w:p w:rsidR="002446F3" w:rsidRDefault="00A612C3" w:rsidP="00C11626">
      <w:r>
        <w:t>La più rilevante tra le operazioni inerenti al forum è la ricerca dei post scritti nelle ultime 24 ore dagli amici di un utente</w:t>
      </w:r>
      <w:r w:rsidR="00C11626">
        <w:t xml:space="preserve">, che spesso può essere effettuata per la strutturazione della home page all’accesso al </w:t>
      </w:r>
      <w:r w:rsidR="009B68CE">
        <w:t>forum.</w:t>
      </w:r>
    </w:p>
    <w:p w:rsidR="006746CF" w:rsidRPr="00B520C1" w:rsidRDefault="006746CF" w:rsidP="00DF652C">
      <w:pPr>
        <w:pStyle w:val="ListParagraph"/>
        <w:numPr>
          <w:ilvl w:val="0"/>
          <w:numId w:val="12"/>
        </w:numPr>
      </w:pPr>
      <w:r>
        <w:t xml:space="preserve">Questa operazione riceve in </w:t>
      </w:r>
      <w:r w:rsidRPr="00A612C3">
        <w:rPr>
          <w:b/>
        </w:rPr>
        <w:t xml:space="preserve">input </w:t>
      </w:r>
      <w:r w:rsidRPr="00C11626">
        <w:rPr>
          <w:i/>
        </w:rPr>
        <w:t>il cliente</w:t>
      </w:r>
      <w:r>
        <w:t xml:space="preserve"> che vuole ricercare i post degli amici.</w:t>
      </w:r>
    </w:p>
    <w:p w:rsidR="00D64EC4" w:rsidRDefault="006746CF" w:rsidP="00DF652C">
      <w:pPr>
        <w:pStyle w:val="ListParagraph"/>
        <w:numPr>
          <w:ilvl w:val="0"/>
          <w:numId w:val="12"/>
        </w:numPr>
      </w:pPr>
      <w:r>
        <w:t xml:space="preserve">L’operazione fornisce in </w:t>
      </w:r>
      <w:r w:rsidRPr="00A612C3">
        <w:rPr>
          <w:b/>
        </w:rPr>
        <w:t>output</w:t>
      </w:r>
      <w:r>
        <w:t xml:space="preserve"> </w:t>
      </w:r>
      <w:r w:rsidRPr="00C11626">
        <w:rPr>
          <w:i/>
        </w:rPr>
        <w:t>la lista dei post pubblicati dagli amici</w:t>
      </w:r>
      <w:r>
        <w:t xml:space="preserve">, </w:t>
      </w:r>
      <w:r w:rsidRPr="00C11626">
        <w:rPr>
          <w:i/>
        </w:rPr>
        <w:t>nelle ul</w:t>
      </w:r>
      <w:r w:rsidR="007777C9" w:rsidRPr="00C11626">
        <w:rPr>
          <w:i/>
        </w:rPr>
        <w:t>time 24 ore</w:t>
      </w:r>
      <w:r w:rsidR="007777C9">
        <w:t xml:space="preserve">, in ordine di tempo con </w:t>
      </w:r>
      <w:r w:rsidR="007777C9" w:rsidRPr="00D3030D">
        <w:rPr>
          <w:i/>
        </w:rPr>
        <w:t>le relative informazioni</w:t>
      </w:r>
      <w:r w:rsidR="007777C9">
        <w:t xml:space="preserve">: </w:t>
      </w:r>
      <w:r w:rsidR="007777C9" w:rsidRPr="00D3030D">
        <w:t>codice del post</w:t>
      </w:r>
      <w:r w:rsidR="007777C9">
        <w:t xml:space="preserve">, </w:t>
      </w:r>
      <w:r w:rsidR="007777C9" w:rsidRPr="00D3030D">
        <w:t>utente che lo ha pubblicato</w:t>
      </w:r>
      <w:r w:rsidR="007777C9">
        <w:t>, timestamp di pubblicazione, testo, eventuali allegati e risposte.</w:t>
      </w:r>
    </w:p>
    <w:p w:rsidR="00B7657C" w:rsidRDefault="00B7657C" w:rsidP="00B7657C">
      <w:pPr>
        <w:pStyle w:val="ListParagraph"/>
        <w:ind w:left="1440"/>
      </w:pP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B520C1"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bookmarkStart w:id="100" w:name="_Hlk494032994"/>
            <w:r w:rsidRPr="00674563">
              <w:rPr>
                <w:rFonts w:cs="Calibri"/>
                <w:color w:val="000000"/>
              </w:rPr>
              <w:t>Cliente</w:t>
            </w:r>
          </w:p>
        </w:tc>
        <w:tc>
          <w:tcPr>
            <w:tcW w:w="707" w:type="dxa"/>
            <w:noWrap/>
            <w:vAlign w:val="center"/>
          </w:tcPr>
          <w:p w:rsidR="00B520C1" w:rsidRPr="00674563"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80.000</w:t>
            </w:r>
          </w:p>
        </w:tc>
        <w:tc>
          <w:tcPr>
            <w:tcW w:w="4241" w:type="dxa"/>
            <w:vAlign w:val="center"/>
          </w:tcPr>
          <w:p w:rsidR="00B520C1" w:rsidRPr="00674563"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palestra ha un’utenza media di circa 2.000 clienti, di cui non tutti necessariamente attivi.</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Pr>
                <w:rFonts w:cs="Calibri"/>
                <w:color w:val="000000"/>
                <w:szCs w:val="22"/>
              </w:rPr>
              <w:t>Ric</w:t>
            </w:r>
            <w:r w:rsidRPr="00B80C00">
              <w:rPr>
                <w:rFonts w:cs="Calibri"/>
                <w:color w:val="000000"/>
                <w:szCs w:val="22"/>
              </w:rPr>
              <w:t>hiesta</w:t>
            </w:r>
          </w:p>
        </w:tc>
        <w:tc>
          <w:tcPr>
            <w:tcW w:w="707" w:type="dxa"/>
            <w:noWrap/>
          </w:tcPr>
          <w:p w:rsidR="00B520C1" w:rsidRPr="00B80C00"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tcPr>
          <w:p w:rsidR="00B520C1" w:rsidRPr="00B80C00"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r w:rsidRPr="00674563">
              <w:rPr>
                <w:rFonts w:cs="Calibri"/>
                <w:color w:val="000000"/>
              </w:rPr>
              <w:t>Amicizia</w:t>
            </w:r>
          </w:p>
        </w:tc>
        <w:tc>
          <w:tcPr>
            <w:tcW w:w="707" w:type="dxa"/>
            <w:noWrap/>
            <w:vAlign w:val="center"/>
          </w:tcPr>
          <w:p w:rsidR="00B520C1" w:rsidRPr="00674563"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800.000</w:t>
            </w:r>
          </w:p>
        </w:tc>
        <w:tc>
          <w:tcPr>
            <w:tcW w:w="4241" w:type="dxa"/>
            <w:vAlign w:val="center"/>
          </w:tcPr>
          <w:p w:rsidR="00B520C1" w:rsidRPr="00674563"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rPr>
            </w:pPr>
            <w:r w:rsidRPr="00674563">
              <w:rPr>
                <w:rFonts w:cs="Calibri"/>
                <w:i/>
                <w:color w:val="000000"/>
              </w:rPr>
              <w:t>In media ogni cliente ha 20 amicizie, ogni amicizia comprende due clienti.</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Pubblicazione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D64EC4"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Post</w:t>
            </w:r>
          </w:p>
        </w:tc>
        <w:tc>
          <w:tcPr>
            <w:tcW w:w="707" w:type="dxa"/>
            <w:noWrap/>
            <w:vAlign w:val="center"/>
          </w:tcPr>
          <w:p w:rsidR="00D64EC4" w:rsidRPr="00B80C00" w:rsidRDefault="00D64EC4" w:rsidP="00D64EC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Cliente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bl>
    <w:bookmarkEnd w:id="100"/>
    <w:p w:rsidR="002550AC" w:rsidRDefault="00B7657C" w:rsidP="002550AC">
      <w:pPr>
        <w:rPr>
          <w:rStyle w:val="Heading3Char"/>
        </w:rPr>
      </w:pPr>
      <w:r>
        <w:rPr>
          <w:noProof/>
          <w:lang w:eastAsia="it-IT"/>
        </w:rPr>
        <mc:AlternateContent>
          <mc:Choice Requires="wps">
            <w:drawing>
              <wp:anchor distT="0" distB="0" distL="114300" distR="114300" simplePos="0" relativeHeight="251695104" behindDoc="0" locked="0" layoutInCell="1" allowOverlap="1" wp14:anchorId="2101E9CA" wp14:editId="61729FF4">
                <wp:simplePos x="0" y="0"/>
                <wp:positionH relativeFrom="margin">
                  <wp:align>left</wp:align>
                </wp:positionH>
                <wp:positionV relativeFrom="paragraph">
                  <wp:posOffset>5671687</wp:posOffset>
                </wp:positionV>
                <wp:extent cx="3112770" cy="231775"/>
                <wp:effectExtent l="0" t="0" r="11430" b="15875"/>
                <wp:wrapTopAndBottom/>
                <wp:docPr id="23" name="Casella di testo 23"/>
                <wp:cNvGraphicFramePr/>
                <a:graphic xmlns:a="http://schemas.openxmlformats.org/drawingml/2006/main">
                  <a:graphicData uri="http://schemas.microsoft.com/office/word/2010/wordprocessingShape">
                    <wps:wsp>
                      <wps:cNvSpPr txBox="1"/>
                      <wps:spPr>
                        <a:xfrm>
                          <a:off x="0" y="0"/>
                          <a:ext cx="3112770" cy="231775"/>
                        </a:xfrm>
                        <a:prstGeom prst="rect">
                          <a:avLst/>
                        </a:prstGeom>
                        <a:noFill/>
                        <a:ln>
                          <a:noFill/>
                        </a:ln>
                      </wps:spPr>
                      <wps:txbx>
                        <w:txbxContent>
                          <w:p w:rsidR="00C90146" w:rsidRPr="008557EB" w:rsidRDefault="00C90146" w:rsidP="00D3030D">
                            <w:pPr>
                              <w:pStyle w:val="Caption"/>
                              <w:rPr>
                                <w:noProof/>
                                <w:szCs w:val="20"/>
                              </w:rPr>
                            </w:pPr>
                            <w:r>
                              <w:t>Entità coinvolte nell’operazione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1E9CA" id="Casella di testo 23" o:spid="_x0000_s1030" type="#_x0000_t202" style="position:absolute;margin-left:0;margin-top:446.6pt;width:245.1pt;height:18.2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" filled="f" stroked="f">
                <v:textbox inset="0,0,0,0">
                  <w:txbxContent>
                    <w:p w:rsidR="00C90146" w:rsidRPr="008557EB" w:rsidRDefault="00C90146" w:rsidP="00D3030D">
                      <w:pPr>
                        <w:pStyle w:val="Caption"/>
                        <w:rPr>
                          <w:noProof/>
                          <w:szCs w:val="20"/>
                        </w:rPr>
                      </w:pPr>
                      <w:r>
                        <w:t>Entità coinvolte nell’operazione 4</w:t>
                      </w:r>
                    </w:p>
                  </w:txbxContent>
                </v:textbox>
                <w10:wrap type="topAndBottom" anchorx="margin"/>
              </v:shape>
            </w:pict>
          </mc:Fallback>
        </mc:AlternateContent>
      </w:r>
      <w:r>
        <w:rPr>
          <w:noProof/>
          <w:lang w:eastAsia="it-IT"/>
        </w:rPr>
        <mc:AlternateContent>
          <mc:Choice Requires="wps">
            <w:drawing>
              <wp:anchor distT="0" distB="0" distL="114300" distR="114300" simplePos="0" relativeHeight="251686912" behindDoc="0" locked="0" layoutInCell="1" allowOverlap="1" wp14:anchorId="216517D5" wp14:editId="3E5010DC">
                <wp:simplePos x="0" y="0"/>
                <wp:positionH relativeFrom="margin">
                  <wp:align>right</wp:align>
                </wp:positionH>
                <wp:positionV relativeFrom="paragraph">
                  <wp:posOffset>5651692</wp:posOffset>
                </wp:positionV>
                <wp:extent cx="2863215" cy="232410"/>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2863215" cy="232410"/>
                        </a:xfrm>
                        <a:prstGeom prst="rect">
                          <a:avLst/>
                        </a:prstGeom>
                        <a:solidFill>
                          <a:prstClr val="white"/>
                        </a:solidFill>
                        <a:ln>
                          <a:noFill/>
                        </a:ln>
                      </wps:spPr>
                      <wps:txbx>
                        <w:txbxContent>
                          <w:p w:rsidR="00C90146" w:rsidRPr="008243DB" w:rsidRDefault="00C90146" w:rsidP="00D3030D">
                            <w:pPr>
                              <w:pStyle w:val="Caption"/>
                              <w:rPr>
                                <w:noProof/>
                                <w:szCs w:val="20"/>
                              </w:rPr>
                            </w:pPr>
                            <w:r>
                              <w:t>Esempio di come potrebbe essere strutturato il forum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517D5" id="Casella di testo 12" o:spid="_x0000_s1031" type="#_x0000_t202" style="position:absolute;margin-left:174.25pt;margin-top:445pt;width:225.45pt;height:18.3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" stroked="f">
                <v:textbox inset="0,0,0,0">
                  <w:txbxContent>
                    <w:p w:rsidR="00C90146" w:rsidRPr="008243DB" w:rsidRDefault="00C90146" w:rsidP="00D3030D">
                      <w:pPr>
                        <w:pStyle w:val="Caption"/>
                        <w:rPr>
                          <w:noProof/>
                          <w:szCs w:val="20"/>
                        </w:rPr>
                      </w:pPr>
                      <w:r>
                        <w:t>Esempio di come potrebbe essere strutturato il forum</w:t>
                      </w:r>
                    </w:p>
                  </w:txbxContent>
                </v:textbox>
                <w10:wrap type="topAndBottom" anchorx="margin"/>
              </v:shape>
            </w:pict>
          </mc:Fallback>
        </mc:AlternateContent>
      </w:r>
      <w:r w:rsidR="00D3030D">
        <w:rPr>
          <w:noProof/>
          <w:lang w:eastAsia="it-IT"/>
        </w:rPr>
        <w:drawing>
          <wp:anchor distT="0" distB="0" distL="114300" distR="114300" simplePos="0" relativeHeight="251674624" behindDoc="0" locked="0" layoutInCell="1" allowOverlap="1" wp14:anchorId="1B72B673" wp14:editId="1ACE13B3">
            <wp:simplePos x="0" y="0"/>
            <wp:positionH relativeFrom="margin">
              <wp:align>left</wp:align>
            </wp:positionH>
            <wp:positionV relativeFrom="paragraph">
              <wp:posOffset>396240</wp:posOffset>
            </wp:positionV>
            <wp:extent cx="3112770" cy="49593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rotWithShape="1">
                    <a:blip r:embed="rId18">
                      <a:extLst>
                        <a:ext uri="{28A0092B-C50C-407E-A947-70E740481C1C}">
                          <a14:useLocalDpi xmlns:a14="http://schemas.microsoft.com/office/drawing/2010/main" val="0"/>
                        </a:ext>
                      </a:extLst>
                    </a:blip>
                    <a:srcRect l="3455" r="11573"/>
                    <a:stretch/>
                  </pic:blipFill>
                  <pic:spPr bwMode="auto">
                    <a:xfrm>
                      <a:off x="0" y="0"/>
                      <a:ext cx="3112770" cy="495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408" w:rsidRPr="00A50ACD">
        <w:rPr>
          <w:rStyle w:val="SubtleEmphasis"/>
          <w:noProof/>
          <w:lang w:eastAsia="it-IT"/>
        </w:rPr>
        <w:drawing>
          <wp:anchor distT="0" distB="0" distL="114300" distR="114300" simplePos="0" relativeHeight="251673600" behindDoc="0" locked="0" layoutInCell="1" allowOverlap="1" wp14:anchorId="6ED67D29" wp14:editId="358C8482">
            <wp:simplePos x="0" y="0"/>
            <wp:positionH relativeFrom="margin">
              <wp:align>right</wp:align>
            </wp:positionH>
            <wp:positionV relativeFrom="paragraph">
              <wp:posOffset>534670</wp:posOffset>
            </wp:positionV>
            <wp:extent cx="2863215" cy="5096510"/>
            <wp:effectExtent l="0" t="0" r="0" b="8890"/>
            <wp:wrapTopAndBottom/>
            <wp:docPr id="3" name="Picture 3" descr="C:\Users\Utente\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AppData\Local\Microsoft\Windows\INetCache\Content.Word\PO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4250" w:rsidRDefault="004A7888" w:rsidP="002550AC">
      <w:bookmarkStart w:id="101" w:name="_Toc498878162"/>
      <w:r>
        <w:rPr>
          <w:rStyle w:val="Heading3Char"/>
        </w:rPr>
        <w:lastRenderedPageBreak/>
        <w:t xml:space="preserve">Operazione 5 - </w:t>
      </w:r>
      <w:r w:rsidR="00094250" w:rsidRPr="00A50ACD">
        <w:rPr>
          <w:rStyle w:val="Heading3Char"/>
        </w:rPr>
        <w:t>Ricerca di informazioni riguardanti un corso</w:t>
      </w:r>
      <w:bookmarkEnd w:id="101"/>
      <w:r w:rsidR="00094250" w:rsidRPr="002C3605">
        <w:rPr>
          <w:b/>
        </w:rPr>
        <w:br/>
      </w:r>
      <w:r w:rsidR="00094250">
        <w:t xml:space="preserve">Ogni cliente, attraverso l’applicazione, può accedere all’elenco dei corsi presenti nei centri per poterne vedere </w:t>
      </w:r>
      <w:r w:rsidR="00A96602">
        <w:t>le relative informazioni, come l’attività del corso, le fasce orarie e la sala in cui si svolge.</w:t>
      </w:r>
    </w:p>
    <w:p w:rsidR="006746CF" w:rsidRDefault="006746CF" w:rsidP="00DF652C">
      <w:pPr>
        <w:pStyle w:val="ListParagraph"/>
        <w:numPr>
          <w:ilvl w:val="0"/>
          <w:numId w:val="12"/>
        </w:numPr>
      </w:pPr>
      <w:r>
        <w:t xml:space="preserve">Questa operazione riceve in </w:t>
      </w:r>
      <w:r w:rsidRPr="00A612C3">
        <w:rPr>
          <w:b/>
        </w:rPr>
        <w:t xml:space="preserve">input </w:t>
      </w:r>
      <w:r>
        <w:t xml:space="preserve">il </w:t>
      </w:r>
      <w:r w:rsidRPr="00D3030D">
        <w:rPr>
          <w:i/>
        </w:rPr>
        <w:t>centro</w:t>
      </w:r>
      <w:r>
        <w:t xml:space="preserve"> di cui si vogliono ricercare i corsi.</w:t>
      </w:r>
    </w:p>
    <w:p w:rsidR="00D64EC4" w:rsidRDefault="006746CF" w:rsidP="00DF652C">
      <w:pPr>
        <w:pStyle w:val="ListParagraph"/>
        <w:numPr>
          <w:ilvl w:val="0"/>
          <w:numId w:val="12"/>
        </w:numPr>
      </w:pPr>
      <w:r>
        <w:t xml:space="preserve">L’operazione fornisce in </w:t>
      </w:r>
      <w:r w:rsidRPr="00A612C3">
        <w:rPr>
          <w:b/>
        </w:rPr>
        <w:t>output</w:t>
      </w:r>
      <w:r>
        <w:t xml:space="preserve"> tutte </w:t>
      </w:r>
      <w:r w:rsidRPr="00D3030D">
        <w:rPr>
          <w:i/>
        </w:rPr>
        <w:t>le informazioni relative ad ogni corso</w:t>
      </w:r>
      <w:r>
        <w:t xml:space="preserve"> che viene svolto nel centro comprese </w:t>
      </w:r>
      <w:r w:rsidRPr="00D3030D">
        <w:rPr>
          <w:i/>
        </w:rPr>
        <w:t>le sale che utilizza</w:t>
      </w:r>
      <w:r>
        <w:t xml:space="preserve"> e </w:t>
      </w:r>
      <w:r w:rsidRPr="00D3030D">
        <w:rPr>
          <w:i/>
        </w:rPr>
        <w:t>il calendario</w:t>
      </w:r>
      <w:r>
        <w:t xml:space="preserve"> del corso.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2C43B6">
            <w:pPr>
              <w:pStyle w:val="Heading5"/>
              <w:outlineLvl w:val="4"/>
              <w:rPr>
                <w:rStyle w:val="SubtleEmphasis"/>
              </w:rPr>
            </w:pPr>
            <w:r w:rsidRPr="00001BFF">
              <w:rPr>
                <w:rStyle w:val="SubtleEmphasis"/>
              </w:rPr>
              <w:t>Nome</w:t>
            </w:r>
          </w:p>
        </w:tc>
        <w:tc>
          <w:tcPr>
            <w:tcW w:w="707" w:type="dxa"/>
            <w:noWrap/>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702CEE" w:rsidRPr="00365178"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Centro</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Area</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702CEE" w:rsidRPr="00674563"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Occupazione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Calendario 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702CEE" w:rsidRPr="003F6DD9"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Lezione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bl>
    <w:p w:rsidR="000B6408" w:rsidRPr="000B6408" w:rsidRDefault="00D3030D" w:rsidP="000B6408">
      <w:pPr>
        <w:rPr>
          <w:rStyle w:val="Heading3Char"/>
          <w:caps w:val="0"/>
          <w:color w:val="auto"/>
          <w:spacing w:val="0"/>
        </w:rPr>
      </w:pPr>
      <w:r>
        <w:rPr>
          <w:noProof/>
          <w:lang w:eastAsia="it-IT"/>
        </w:rPr>
        <mc:AlternateContent>
          <mc:Choice Requires="wps">
            <w:drawing>
              <wp:anchor distT="0" distB="0" distL="114300" distR="114300" simplePos="0" relativeHeight="251697152" behindDoc="0" locked="0" layoutInCell="1" allowOverlap="1" wp14:anchorId="435CA4B2" wp14:editId="542710FC">
                <wp:simplePos x="0" y="0"/>
                <wp:positionH relativeFrom="column">
                  <wp:posOffset>5080</wp:posOffset>
                </wp:positionH>
                <wp:positionV relativeFrom="paragraph">
                  <wp:posOffset>3448050</wp:posOffset>
                </wp:positionV>
                <wp:extent cx="611505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rsidR="00C90146" w:rsidRPr="00430F80" w:rsidRDefault="00C90146" w:rsidP="00D3030D">
                            <w:pPr>
                              <w:pStyle w:val="Caption"/>
                              <w:rPr>
                                <w:noProof/>
                                <w:szCs w:val="20"/>
                              </w:rPr>
                            </w:pPr>
                            <w:r>
                              <w:t>Entità coinvolte nell’operazione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A4B2" id="Casella di testo 24" o:spid="_x0000_s1032" type="#_x0000_t202" style="position:absolute;margin-left:.4pt;margin-top:271.5pt;width:48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" stroked="f">
                <v:textbox style="mso-fit-shape-to-text:t" inset="0,0,0,0">
                  <w:txbxContent>
                    <w:p w:rsidR="00C90146" w:rsidRPr="00430F80" w:rsidRDefault="00C90146" w:rsidP="00D3030D">
                      <w:pPr>
                        <w:pStyle w:val="Caption"/>
                        <w:rPr>
                          <w:noProof/>
                          <w:szCs w:val="20"/>
                        </w:rPr>
                      </w:pPr>
                      <w:r>
                        <w:t>Entità coinvolte nell’operazione 5</w:t>
                      </w:r>
                    </w:p>
                  </w:txbxContent>
                </v:textbox>
                <w10:wrap type="topAndBottom"/>
              </v:shape>
            </w:pict>
          </mc:Fallback>
        </mc:AlternateContent>
      </w:r>
      <w:r w:rsidR="000B6408">
        <w:rPr>
          <w:noProof/>
          <w:lang w:eastAsia="it-IT"/>
        </w:rPr>
        <w:drawing>
          <wp:anchor distT="0" distB="0" distL="114300" distR="114300" simplePos="0" relativeHeight="251667456" behindDoc="0" locked="0" layoutInCell="1" allowOverlap="1" wp14:anchorId="6AC43761" wp14:editId="048D815F">
            <wp:simplePos x="0" y="0"/>
            <wp:positionH relativeFrom="margin">
              <wp:align>right</wp:align>
            </wp:positionH>
            <wp:positionV relativeFrom="paragraph">
              <wp:posOffset>255905</wp:posOffset>
            </wp:positionV>
            <wp:extent cx="6115050" cy="3134995"/>
            <wp:effectExtent l="0" t="0" r="0" b="825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rotWithShape="1">
                    <a:blip r:embed="rId20">
                      <a:extLst>
                        <a:ext uri="{28A0092B-C50C-407E-A947-70E740481C1C}">
                          <a14:useLocalDpi xmlns:a14="http://schemas.microsoft.com/office/drawing/2010/main" val="0"/>
                        </a:ext>
                      </a:extLst>
                    </a:blip>
                    <a:srcRect l="4657" t="9118" r="4338" b="3201"/>
                    <a:stretch/>
                  </pic:blipFill>
                  <pic:spPr bwMode="auto">
                    <a:xfrm>
                      <a:off x="0" y="0"/>
                      <a:ext cx="611505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4B4367" w:rsidRDefault="004A7888" w:rsidP="00D64EC4">
      <w:bookmarkStart w:id="102" w:name="_Toc498878163"/>
      <w:r>
        <w:rPr>
          <w:rStyle w:val="Heading3Char"/>
        </w:rPr>
        <w:lastRenderedPageBreak/>
        <w:t xml:space="preserve">Operazione 6 - </w:t>
      </w:r>
      <w:r w:rsidR="004B4367" w:rsidRPr="00A50ACD">
        <w:rPr>
          <w:rStyle w:val="Heading3Char"/>
        </w:rPr>
        <w:t>Stipula</w:t>
      </w:r>
      <w:r w:rsidR="00971C94" w:rsidRPr="00A50ACD">
        <w:rPr>
          <w:rStyle w:val="Heading3Char"/>
        </w:rPr>
        <w:t>zione</w:t>
      </w:r>
      <w:r w:rsidR="004B4367" w:rsidRPr="00A50ACD">
        <w:rPr>
          <w:rStyle w:val="Heading3Char"/>
        </w:rPr>
        <w:t xml:space="preserve"> di un contratto</w:t>
      </w:r>
      <w:bookmarkEnd w:id="102"/>
      <w:r w:rsidR="004B4367" w:rsidRPr="002C3605">
        <w:rPr>
          <w:b/>
        </w:rPr>
        <w:br/>
      </w:r>
      <w:r w:rsidR="00D3030D">
        <w:t>nell’atto di stipulare</w:t>
      </w:r>
      <w:r w:rsidR="004B4367">
        <w:t xml:space="preserve"> un contratto, il cliente sceglie la tipologia di contratto, i centri in cui poter accedere, i relativi accessi alle sale, il numero di accessi settimanali, il metodo di pagamento, gli obiettivi posti (e, nel caso di potenziamento muscolare, il livello e i gruppi muscolar</w:t>
      </w:r>
      <w:r w:rsidR="00971C94">
        <w:t>i interessati), username e pass</w:t>
      </w:r>
      <w:r w:rsidR="004B4367">
        <w:t>word per il profilo riguardante la parte social. Essendo l</w:t>
      </w:r>
      <w:r w:rsidR="00971C94">
        <w:t xml:space="preserve">a </w:t>
      </w:r>
      <w:r w:rsidR="004B4367">
        <w:t>stipula</w:t>
      </w:r>
      <w:r w:rsidR="00971C94">
        <w:t>zione</w:t>
      </w:r>
      <w:r w:rsidR="004B4367">
        <w:t xml:space="preserve"> un’operazione abbastanza frequente</w:t>
      </w:r>
      <w:r w:rsidR="00B3557E">
        <w:t xml:space="preserve"> (necessaria anche per i rinnovi)</w:t>
      </w:r>
      <w:r w:rsidR="004B4367">
        <w:t xml:space="preserve"> e, con tutto ciò che comporta, molto pesante, è stata ritenut</w:t>
      </w:r>
      <w:r w:rsidR="006746CF">
        <w:t xml:space="preserve">a </w:t>
      </w:r>
      <w:r w:rsidR="004B4367">
        <w:t>interessante.</w:t>
      </w:r>
    </w:p>
    <w:p w:rsidR="006746CF" w:rsidRDefault="006746CF" w:rsidP="00DF652C">
      <w:pPr>
        <w:pStyle w:val="ListParagraph"/>
        <w:numPr>
          <w:ilvl w:val="0"/>
          <w:numId w:val="12"/>
        </w:numPr>
      </w:pPr>
      <w:r>
        <w:t xml:space="preserve">Questa operazione riceve in </w:t>
      </w:r>
      <w:r w:rsidRPr="00A612C3">
        <w:rPr>
          <w:b/>
        </w:rPr>
        <w:t xml:space="preserve">input </w:t>
      </w:r>
      <w:r>
        <w:t xml:space="preserve">tutte </w:t>
      </w:r>
      <w:r w:rsidRPr="00B3557E">
        <w:rPr>
          <w:i/>
        </w:rPr>
        <w:t>le informazioni necessarie alla compilazione del contratto,</w:t>
      </w:r>
      <w:r>
        <w:t xml:space="preserve"> compresa </w:t>
      </w:r>
      <w:r w:rsidRPr="00B3557E">
        <w:rPr>
          <w:i/>
        </w:rPr>
        <w:t>l’eventuale scelta di pagamento rateizzato</w:t>
      </w:r>
      <w:r>
        <w:t xml:space="preserve"> e </w:t>
      </w:r>
      <w:r w:rsidRPr="00B3557E">
        <w:rPr>
          <w:i/>
        </w:rPr>
        <w:t>gli obiettivi da raggiungere.</w:t>
      </w:r>
    </w:p>
    <w:p w:rsidR="006746CF" w:rsidRDefault="00B7657C" w:rsidP="00DF652C">
      <w:pPr>
        <w:pStyle w:val="ListParagraph"/>
        <w:numPr>
          <w:ilvl w:val="0"/>
          <w:numId w:val="12"/>
        </w:numPr>
      </w:pPr>
      <w:r>
        <w:rPr>
          <w:noProof/>
          <w:lang w:eastAsia="it-IT"/>
        </w:rPr>
        <mc:AlternateContent>
          <mc:Choice Requires="wps">
            <w:drawing>
              <wp:anchor distT="0" distB="0" distL="114300" distR="114300" simplePos="0" relativeHeight="251699200" behindDoc="0" locked="0" layoutInCell="1" allowOverlap="1" wp14:anchorId="33FC254D" wp14:editId="6B2FC79F">
                <wp:simplePos x="0" y="0"/>
                <wp:positionH relativeFrom="page">
                  <wp:posOffset>6081395</wp:posOffset>
                </wp:positionH>
                <wp:positionV relativeFrom="paragraph">
                  <wp:posOffset>4419600</wp:posOffset>
                </wp:positionV>
                <wp:extent cx="761365" cy="3104515"/>
                <wp:effectExtent l="0" t="0" r="635" b="635"/>
                <wp:wrapTopAndBottom/>
                <wp:docPr id="25" name="Casella di testo 25"/>
                <wp:cNvGraphicFramePr/>
                <a:graphic xmlns:a="http://schemas.openxmlformats.org/drawingml/2006/main">
                  <a:graphicData uri="http://schemas.microsoft.com/office/word/2010/wordprocessingShape">
                    <wps:wsp>
                      <wps:cNvSpPr txBox="1"/>
                      <wps:spPr>
                        <a:xfrm>
                          <a:off x="0" y="0"/>
                          <a:ext cx="761365" cy="3104515"/>
                        </a:xfrm>
                        <a:prstGeom prst="rect">
                          <a:avLst/>
                        </a:prstGeom>
                        <a:noFill/>
                        <a:ln>
                          <a:noFill/>
                        </a:ln>
                      </wps:spPr>
                      <wps:txbx>
                        <w:txbxContent>
                          <w:p w:rsidR="00C90146" w:rsidRPr="000F3722" w:rsidRDefault="00C90146" w:rsidP="00B3557E">
                            <w:pPr>
                              <w:pStyle w:val="Caption"/>
                              <w:rPr>
                                <w:noProof/>
                                <w:szCs w:val="20"/>
                              </w:rPr>
                            </w:pPr>
                            <w:r>
                              <w:t>Entità coinvolte nell’operazione 6</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C254D" id="Casella di testo 25" o:spid="_x0000_s1033" type="#_x0000_t202" style="position:absolute;left:0;text-align:left;margin-left:478.85pt;margin-top:348pt;width:59.95pt;height:244.4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" filled="f" stroked="f">
                <v:textbox style="layout-flow:vertical" inset="0,0,0,0">
                  <w:txbxContent>
                    <w:p w:rsidR="00C90146" w:rsidRPr="000F3722" w:rsidRDefault="00C90146" w:rsidP="00B3557E">
                      <w:pPr>
                        <w:pStyle w:val="Caption"/>
                        <w:rPr>
                          <w:noProof/>
                          <w:szCs w:val="20"/>
                        </w:rPr>
                      </w:pPr>
                      <w:r>
                        <w:t>Entità coinvolte nell’operazione 6</w:t>
                      </w:r>
                    </w:p>
                  </w:txbxContent>
                </v:textbox>
                <w10:wrap type="topAndBottom" anchorx="page"/>
              </v:shape>
            </w:pict>
          </mc:Fallback>
        </mc:AlternateContent>
      </w:r>
      <w:r>
        <w:rPr>
          <w:noProof/>
          <w:lang w:eastAsia="it-IT"/>
        </w:rPr>
        <w:drawing>
          <wp:anchor distT="0" distB="0" distL="114300" distR="114300" simplePos="0" relativeHeight="251676672" behindDoc="0" locked="0" layoutInCell="1" allowOverlap="1" wp14:anchorId="43A8DA06" wp14:editId="3FC10114">
            <wp:simplePos x="0" y="0"/>
            <wp:positionH relativeFrom="margin">
              <wp:align>left</wp:align>
            </wp:positionH>
            <wp:positionV relativeFrom="paragraph">
              <wp:posOffset>4335100</wp:posOffset>
            </wp:positionV>
            <wp:extent cx="6120765" cy="336550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14:sizeRelH relativeFrom="page">
              <wp14:pctWidth>0</wp14:pctWidth>
            </wp14:sizeRelH>
            <wp14:sizeRelV relativeFrom="page">
              <wp14:pctHeight>0</wp14:pctHeight>
            </wp14:sizeRelV>
          </wp:anchor>
        </w:drawing>
      </w:r>
      <w:r w:rsidR="006746CF">
        <w:t xml:space="preserve">L’operazione fornisce in </w:t>
      </w:r>
      <w:r w:rsidR="006746CF" w:rsidRPr="00A612C3">
        <w:rPr>
          <w:b/>
        </w:rPr>
        <w:t>output</w:t>
      </w:r>
      <w:r w:rsidR="006746CF">
        <w:t xml:space="preserve"> </w:t>
      </w:r>
      <w:r w:rsidR="006746CF" w:rsidRPr="00B3557E">
        <w:rPr>
          <w:i/>
        </w:rPr>
        <w:t>una nuova istanza</w:t>
      </w:r>
      <w:r w:rsidR="006746CF">
        <w:t xml:space="preserve"> per l’entità </w:t>
      </w:r>
      <w:r w:rsidR="006746CF" w:rsidRPr="00B3557E">
        <w:rPr>
          <w:i/>
        </w:rPr>
        <w:t>Contratto</w:t>
      </w:r>
      <w:r w:rsidR="004348D8">
        <w:t xml:space="preserve"> e per le relazioni </w:t>
      </w:r>
      <w:r w:rsidR="004348D8" w:rsidRPr="00B3557E">
        <w:rPr>
          <w:i/>
        </w:rPr>
        <w:t>Sede</w:t>
      </w:r>
      <w:r w:rsidR="004348D8">
        <w:t xml:space="preserve"> e </w:t>
      </w:r>
      <w:r w:rsidR="004348D8" w:rsidRPr="00B3557E">
        <w:rPr>
          <w:i/>
        </w:rPr>
        <w:t>Firmatario</w:t>
      </w:r>
      <w:r w:rsidR="004348D8">
        <w:t>,</w:t>
      </w:r>
      <w:r w:rsidR="006746CF">
        <w:t xml:space="preserve"> eventualmente</w:t>
      </w:r>
      <w:r w:rsidR="004348D8">
        <w:t xml:space="preserve"> viene creata</w:t>
      </w:r>
      <w:r w:rsidR="006746CF">
        <w:t xml:space="preserve"> una nuova istanza per </w:t>
      </w:r>
      <w:r w:rsidR="006746CF" w:rsidRPr="00B3557E">
        <w:rPr>
          <w:i/>
        </w:rPr>
        <w:t>Pagamento</w:t>
      </w:r>
      <w:r w:rsidR="006746CF">
        <w:t xml:space="preserve"> </w:t>
      </w:r>
      <w:r w:rsidR="006746CF" w:rsidRPr="00B3557E">
        <w:rPr>
          <w:i/>
        </w:rPr>
        <w:t>Rateizzato</w:t>
      </w:r>
      <w:r w:rsidR="004348D8">
        <w:t xml:space="preserve">, nuove istanze per </w:t>
      </w:r>
      <w:r w:rsidR="004348D8" w:rsidRPr="00B3557E">
        <w:rPr>
          <w:i/>
        </w:rPr>
        <w:t>Rata</w:t>
      </w:r>
      <w:r w:rsidR="004348D8">
        <w:t xml:space="preserve">, nuove istanze per </w:t>
      </w:r>
      <w:r w:rsidR="004348D8" w:rsidRPr="00B3557E">
        <w:rPr>
          <w:i/>
        </w:rPr>
        <w:t>Divisi</w:t>
      </w:r>
      <w:r w:rsidR="00A935A2" w:rsidRPr="00B3557E">
        <w:rPr>
          <w:i/>
        </w:rPr>
        <w:t>one</w:t>
      </w:r>
      <w:r w:rsidR="00A935A2">
        <w:t xml:space="preserve">, nuove istanze per </w:t>
      </w:r>
      <w:r w:rsidR="00D64EC4" w:rsidRPr="00B3557E">
        <w:rPr>
          <w:i/>
        </w:rPr>
        <w:t>Scelta</w:t>
      </w:r>
      <w:r w:rsidR="00D64EC4">
        <w:t xml:space="preserve">, </w:t>
      </w:r>
      <w:r w:rsidR="00D64EC4" w:rsidRPr="00B3557E">
        <w:rPr>
          <w:i/>
        </w:rPr>
        <w:t>Obiettivo</w:t>
      </w:r>
      <w:r w:rsidR="00A935A2">
        <w:t xml:space="preserve"> e </w:t>
      </w:r>
      <w:r w:rsidR="00A935A2" w:rsidRPr="00B3557E">
        <w:rPr>
          <w:i/>
        </w:rPr>
        <w:t>Possibilità di Accesso</w:t>
      </w:r>
      <w:r w:rsidR="004348D8">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5652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bookmarkStart w:id="103" w:name="_Hlk494033684"/>
            <w:r w:rsidRPr="00B80C00">
              <w:rPr>
                <w:rFonts w:cs="Calibri"/>
                <w:color w:val="000000"/>
                <w:szCs w:val="22"/>
              </w:rPr>
              <w:t>Contratto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65652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Pr>
                <w:rFonts w:cs="Calibri"/>
                <w:color w:val="000000"/>
                <w:szCs w:val="22"/>
              </w:rPr>
              <w:t>Sottoscrizione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Scelta</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Sede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Possibilità accesso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Saldo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2C43B6"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sidR="002C43B6">
              <w:rPr>
                <w:rFonts w:cs="Calibri"/>
                <w:i/>
                <w:color w:val="000000"/>
                <w:szCs w:val="22"/>
              </w:rPr>
              <w:t>Pagamento Rateizzato</w:t>
            </w:r>
            <w:r w:rsidRPr="003F6DD9">
              <w:rPr>
                <w:rFonts w:cs="Calibri"/>
                <w:i/>
                <w:color w:val="000000"/>
                <w:szCs w:val="22"/>
              </w:rPr>
              <w:t>.</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Rata</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Divisione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bl>
    <w:p w:rsidR="004348D8" w:rsidRPr="00B3557E" w:rsidRDefault="004A7888" w:rsidP="002550AC">
      <w:pPr>
        <w:rPr>
          <w:caps/>
          <w:color w:val="021730" w:themeColor="accent1" w:themeShade="7F"/>
          <w:spacing w:val="15"/>
        </w:rPr>
      </w:pPr>
      <w:bookmarkStart w:id="104" w:name="_Toc498878164"/>
      <w:bookmarkEnd w:id="103"/>
      <w:r>
        <w:rPr>
          <w:rStyle w:val="Heading3Char"/>
        </w:rPr>
        <w:lastRenderedPageBreak/>
        <w:t xml:space="preserve">Operazione 7 - </w:t>
      </w:r>
      <w:r w:rsidR="002446F3" w:rsidRPr="00A50ACD">
        <w:rPr>
          <w:rStyle w:val="Heading3Char"/>
        </w:rPr>
        <w:t>Modifica dell’usura di un macchinario</w:t>
      </w:r>
      <w:bookmarkEnd w:id="104"/>
      <w:r w:rsidR="002446F3" w:rsidRPr="002C3605">
        <w:rPr>
          <w:b/>
        </w:rPr>
        <w:br/>
      </w:r>
      <w:r w:rsidR="002446F3">
        <w:t>Ogni volta che un macchinario viene usato, la percentuale di usura deve essere aggiornata come descritto nella sezione “</w:t>
      </w:r>
      <w:r w:rsidR="002446F3" w:rsidRPr="002C3605">
        <w:rPr>
          <w:i/>
        </w:rPr>
        <w:t>Analisi delle specifiche</w:t>
      </w:r>
      <w:r w:rsidR="002446F3">
        <w:t xml:space="preserve">”. Questa operazione comporta un conteggio del tempo passato dai clienti durante l’utilizzo dei macchinari, e </w:t>
      </w:r>
      <w:r w:rsidR="00B3557E">
        <w:t>l’adattamento dello</w:t>
      </w:r>
      <w:r w:rsidR="002446F3">
        <w:t xml:space="preserve"> stato di manutenzione una volta superate</w:t>
      </w:r>
      <w:r w:rsidR="004348D8">
        <w:t xml:space="preserve"> le 2000 ore di utilizzo totali. Tale aggiornamento viene eseguito una volta a settimana per ogni macchinario e il cambiamento della percentuale di usura viene eseguito sommando alla percentuale attuale quella ottenuta dalla percentuale tra 2.000 ore e le ore per cui è stato usato il macchinario nella settimana passata.</w:t>
      </w:r>
    </w:p>
    <w:p w:rsidR="004348D8" w:rsidRDefault="004348D8" w:rsidP="00DF652C">
      <w:pPr>
        <w:pStyle w:val="ListParagraph"/>
        <w:numPr>
          <w:ilvl w:val="0"/>
          <w:numId w:val="12"/>
        </w:numPr>
      </w:pPr>
      <w:r>
        <w:t xml:space="preserve">Questa operazione riceve in </w:t>
      </w:r>
      <w:r w:rsidRPr="00A612C3">
        <w:rPr>
          <w:b/>
        </w:rPr>
        <w:t xml:space="preserve">input </w:t>
      </w:r>
      <w:r w:rsidRPr="00B3557E">
        <w:rPr>
          <w:i/>
        </w:rPr>
        <w:t>il macchinario di cui si vuole modificare l’usura</w:t>
      </w:r>
      <w:r>
        <w:t>.</w:t>
      </w:r>
    </w:p>
    <w:p w:rsidR="0065652C" w:rsidRPr="000B6408" w:rsidRDefault="004348D8" w:rsidP="00DF652C">
      <w:pPr>
        <w:pStyle w:val="ListParagraph"/>
        <w:numPr>
          <w:ilvl w:val="0"/>
          <w:numId w:val="12"/>
        </w:numPr>
        <w:rPr>
          <w:rStyle w:val="Heading3Char"/>
          <w:caps w:val="0"/>
          <w:color w:val="auto"/>
          <w:spacing w:val="0"/>
        </w:rPr>
      </w:pPr>
      <w:r>
        <w:t xml:space="preserve">L’operazione fornisce in </w:t>
      </w:r>
      <w:r w:rsidRPr="00A612C3">
        <w:rPr>
          <w:b/>
        </w:rPr>
        <w:t>output</w:t>
      </w:r>
      <w:r>
        <w:t xml:space="preserve"> </w:t>
      </w:r>
      <w:r w:rsidRPr="00B3557E">
        <w:rPr>
          <w:i/>
        </w:rPr>
        <w:t>l’aggiornamento del campo usura dell’entità Macchinario</w:t>
      </w:r>
      <w:r>
        <w:t>.</w:t>
      </w:r>
    </w:p>
    <w:tbl>
      <w:tblPr>
        <w:tblStyle w:val="Tabellasemplice41"/>
        <w:tblW w:w="0" w:type="auto"/>
        <w:tblLook w:val="04A0" w:firstRow="1" w:lastRow="0" w:firstColumn="1" w:lastColumn="0" w:noHBand="0" w:noVBand="1"/>
      </w:tblPr>
      <w:tblGrid>
        <w:gridCol w:w="1474"/>
        <w:gridCol w:w="638"/>
        <w:gridCol w:w="2283"/>
        <w:gridCol w:w="5243"/>
      </w:tblGrid>
      <w:tr w:rsidR="000B6408" w:rsidRPr="00365178" w:rsidTr="00B765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tcPr>
          <w:p w:rsidR="000B6408" w:rsidRPr="00001BFF" w:rsidRDefault="000B6408" w:rsidP="000B6408">
            <w:pPr>
              <w:pStyle w:val="Heading5"/>
              <w:outlineLvl w:val="4"/>
              <w:rPr>
                <w:rStyle w:val="SubtleEmphasis"/>
              </w:rPr>
            </w:pPr>
            <w:r w:rsidRPr="00001BFF">
              <w:rPr>
                <w:rStyle w:val="SubtleEmphasis"/>
              </w:rPr>
              <w:t>Nome</w:t>
            </w:r>
          </w:p>
        </w:tc>
        <w:tc>
          <w:tcPr>
            <w:tcW w:w="638"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8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5243"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Pr>
                <w:rFonts w:cs="Calibri"/>
                <w:color w:val="000000"/>
                <w:szCs w:val="22"/>
              </w:rPr>
              <w:t>Macchinario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3F6DD9" w:rsidTr="00B7657C">
        <w:trPr>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Utilizzo</w:t>
            </w:r>
          </w:p>
        </w:tc>
        <w:tc>
          <w:tcPr>
            <w:tcW w:w="638"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8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5243"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550AC" w:rsidRPr="00674563"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Esercizio Svolto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bl>
    <w:p w:rsidR="00B3557E" w:rsidRDefault="00B3557E" w:rsidP="0065652C">
      <w:pPr>
        <w:rPr>
          <w:rStyle w:val="Heading3Char"/>
        </w:rPr>
      </w:pPr>
      <w:r>
        <w:rPr>
          <w:noProof/>
          <w:lang w:eastAsia="it-IT"/>
        </w:rPr>
        <mc:AlternateContent>
          <mc:Choice Requires="wps">
            <w:drawing>
              <wp:anchor distT="0" distB="0" distL="114300" distR="114300" simplePos="0" relativeHeight="251701248" behindDoc="0" locked="0" layoutInCell="1" allowOverlap="1" wp14:anchorId="56B2E90E" wp14:editId="28A3960E">
                <wp:simplePos x="0" y="0"/>
                <wp:positionH relativeFrom="column">
                  <wp:posOffset>295275</wp:posOffset>
                </wp:positionH>
                <wp:positionV relativeFrom="paragraph">
                  <wp:posOffset>3498850</wp:posOffset>
                </wp:positionV>
                <wp:extent cx="5530215"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rsidR="00C90146" w:rsidRPr="00EB674D" w:rsidRDefault="00C90146" w:rsidP="00B3557E">
                            <w:pPr>
                              <w:pStyle w:val="Caption"/>
                              <w:rPr>
                                <w:noProof/>
                                <w:szCs w:val="20"/>
                              </w:rPr>
                            </w:pPr>
                            <w:r>
                              <w:t>Entità coinvolte nell’operazione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2E90E" id="Casella di testo 26" o:spid="_x0000_s1034" type="#_x0000_t202" style="position:absolute;margin-left:23.25pt;margin-top:275.5pt;width:43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" stroked="f">
                <v:textbox style="mso-fit-shape-to-text:t" inset="0,0,0,0">
                  <w:txbxContent>
                    <w:p w:rsidR="00C90146" w:rsidRPr="00EB674D" w:rsidRDefault="00C90146" w:rsidP="00B3557E">
                      <w:pPr>
                        <w:pStyle w:val="Caption"/>
                        <w:rPr>
                          <w:noProof/>
                          <w:szCs w:val="20"/>
                        </w:rPr>
                      </w:pPr>
                      <w:r>
                        <w:t>Entità coinvolte nell’operazione 7</w:t>
                      </w:r>
                    </w:p>
                  </w:txbxContent>
                </v:textbox>
                <w10:wrap type="topAndBottom"/>
              </v:shape>
            </w:pict>
          </mc:Fallback>
        </mc:AlternateContent>
      </w:r>
      <w:r w:rsidR="00702CEE">
        <w:rPr>
          <w:noProof/>
          <w:lang w:eastAsia="it-IT"/>
        </w:rPr>
        <w:drawing>
          <wp:anchor distT="0" distB="0" distL="114300" distR="114300" simplePos="0" relativeHeight="251670528" behindDoc="0" locked="0" layoutInCell="1" allowOverlap="1" wp14:anchorId="6A53417E" wp14:editId="170467D3">
            <wp:simplePos x="0" y="0"/>
            <wp:positionH relativeFrom="margin">
              <wp:align>center</wp:align>
            </wp:positionH>
            <wp:positionV relativeFrom="paragraph">
              <wp:posOffset>259411</wp:posOffset>
            </wp:positionV>
            <wp:extent cx="5530215" cy="31826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rotWithShape="1">
                    <a:blip r:embed="rId22">
                      <a:extLst>
                        <a:ext uri="{28A0092B-C50C-407E-A947-70E740481C1C}">
                          <a14:useLocalDpi xmlns:a14="http://schemas.microsoft.com/office/drawing/2010/main" val="0"/>
                        </a:ext>
                      </a:extLst>
                    </a:blip>
                    <a:srcRect l="5499" t="7566" r="5108" b="3332"/>
                    <a:stretch/>
                  </pic:blipFill>
                  <pic:spPr bwMode="auto">
                    <a:xfrm>
                      <a:off x="0" y="0"/>
                      <a:ext cx="553021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557E" w:rsidRDefault="00B3557E" w:rsidP="0065652C">
      <w:pPr>
        <w:rPr>
          <w:rStyle w:val="Heading3Char"/>
        </w:rPr>
      </w:pPr>
    </w:p>
    <w:p w:rsidR="00897D4B" w:rsidRDefault="00897D4B" w:rsidP="0065652C">
      <w:pPr>
        <w:rPr>
          <w:rStyle w:val="Heading3Char"/>
        </w:rPr>
      </w:pPr>
    </w:p>
    <w:p w:rsidR="00897D4B" w:rsidRDefault="00897D4B" w:rsidP="0065652C">
      <w:pPr>
        <w:rPr>
          <w:rStyle w:val="Heading3Char"/>
        </w:rPr>
      </w:pPr>
    </w:p>
    <w:p w:rsidR="002446F3" w:rsidRDefault="004A7888" w:rsidP="0065652C">
      <w:bookmarkStart w:id="105" w:name="_Toc498878165"/>
      <w:r>
        <w:rPr>
          <w:rStyle w:val="Heading3Char"/>
        </w:rPr>
        <w:lastRenderedPageBreak/>
        <w:t xml:space="preserve">Operazione 8 - </w:t>
      </w:r>
      <w:r w:rsidR="002446F3" w:rsidRPr="00A50ACD">
        <w:rPr>
          <w:rStyle w:val="Heading3Char"/>
        </w:rPr>
        <w:t>Acquisto di integratori</w:t>
      </w:r>
      <w:bookmarkEnd w:id="105"/>
      <w:r w:rsidR="002446F3" w:rsidRPr="002C3605">
        <w:rPr>
          <w:b/>
        </w:rPr>
        <w:br/>
      </w:r>
      <w:r w:rsidR="002446F3">
        <w:t>Attraverso l’applicazione per smartphone, sarà possibile accedere alla merce presente nel magazzino dei vari centri, potendo così visualizzare eventuali offerte e promozioni. Inoltre, sarà anche possibile acquistarla sempre attraverso l’applicazione, sia pagando direttamente attraverso una carta di credito o Paypal, sia pagando al momento del ritiro presso la reception della palestra.</w:t>
      </w:r>
    </w:p>
    <w:p w:rsidR="00702CEE" w:rsidRDefault="00BC099F" w:rsidP="00DF652C">
      <w:pPr>
        <w:pStyle w:val="ListParagraph"/>
        <w:numPr>
          <w:ilvl w:val="0"/>
          <w:numId w:val="12"/>
        </w:numPr>
      </w:pPr>
      <w:r>
        <w:t xml:space="preserve">Questa operazione riceve in </w:t>
      </w:r>
      <w:r w:rsidRPr="00702CEE">
        <w:rPr>
          <w:b/>
        </w:rPr>
        <w:t xml:space="preserve">input </w:t>
      </w:r>
      <w:r w:rsidRPr="00B3557E">
        <w:rPr>
          <w:i/>
        </w:rPr>
        <w:t xml:space="preserve">il </w:t>
      </w:r>
      <w:r w:rsidR="0047643A" w:rsidRPr="00B3557E">
        <w:rPr>
          <w:i/>
        </w:rPr>
        <w:t>prodotto acquistato</w:t>
      </w:r>
      <w:r w:rsidR="0047643A">
        <w:t xml:space="preserve">, </w:t>
      </w:r>
      <w:r w:rsidR="0047643A" w:rsidRPr="00B3557E">
        <w:rPr>
          <w:i/>
        </w:rPr>
        <w:t>il cliente</w:t>
      </w:r>
      <w:r w:rsidR="0047643A">
        <w:t xml:space="preserve"> e </w:t>
      </w:r>
      <w:r w:rsidR="0047643A" w:rsidRPr="00B3557E">
        <w:rPr>
          <w:i/>
        </w:rPr>
        <w:t>il centro</w:t>
      </w:r>
      <w:r w:rsidR="0047643A">
        <w:t xml:space="preserve"> dove è avvenuto l’acquisto</w:t>
      </w:r>
      <w:r>
        <w:t>.</w:t>
      </w:r>
    </w:p>
    <w:p w:rsidR="00BC099F" w:rsidRDefault="00BC099F" w:rsidP="00DF652C">
      <w:pPr>
        <w:pStyle w:val="ListParagraph"/>
        <w:numPr>
          <w:ilvl w:val="0"/>
          <w:numId w:val="12"/>
        </w:numPr>
      </w:pPr>
      <w:r>
        <w:t xml:space="preserve">L’operazione fornisce in </w:t>
      </w:r>
      <w:r w:rsidRPr="00702CEE">
        <w:rPr>
          <w:b/>
        </w:rPr>
        <w:t>output</w:t>
      </w:r>
      <w:r>
        <w:t xml:space="preserve"> </w:t>
      </w:r>
      <w:r w:rsidR="0047643A" w:rsidRPr="00B3557E">
        <w:rPr>
          <w:i/>
        </w:rPr>
        <w:t>una nuova istanza per Acquisto</w:t>
      </w:r>
      <w:r w:rsidR="0047643A">
        <w:t xml:space="preserve">, </w:t>
      </w:r>
      <w:r w:rsidR="00B3557E" w:rsidRPr="00B3557E">
        <w:rPr>
          <w:i/>
        </w:rPr>
        <w:t>P</w:t>
      </w:r>
      <w:r w:rsidR="0047643A" w:rsidRPr="00B3557E">
        <w:rPr>
          <w:i/>
        </w:rPr>
        <w:t>rodotto</w:t>
      </w:r>
      <w:r w:rsidR="00B3557E">
        <w:t xml:space="preserve">, </w:t>
      </w:r>
      <w:r w:rsidR="00B3557E" w:rsidRPr="00B3557E">
        <w:rPr>
          <w:i/>
        </w:rPr>
        <w:t>N</w:t>
      </w:r>
      <w:r w:rsidR="0047643A" w:rsidRPr="00B3557E">
        <w:rPr>
          <w:i/>
        </w:rPr>
        <w:t>egozio</w:t>
      </w:r>
      <w:r w:rsidR="00B3557E">
        <w:t xml:space="preserve"> e </w:t>
      </w:r>
      <w:r w:rsidR="00B3557E" w:rsidRPr="00B3557E">
        <w:rPr>
          <w:i/>
        </w:rPr>
        <w:t>A</w:t>
      </w:r>
      <w:r w:rsidR="0047643A" w:rsidRPr="00B3557E">
        <w:rPr>
          <w:i/>
        </w:rPr>
        <w:t>cquirente</w:t>
      </w:r>
      <w:r w:rsidR="0047643A">
        <w:t xml:space="preserve">, oltre che </w:t>
      </w:r>
      <w:r w:rsidR="0047643A" w:rsidRPr="00B3557E">
        <w:rPr>
          <w:i/>
        </w:rPr>
        <w:t>la cancellazione dell’istanza</w:t>
      </w:r>
      <w:r w:rsidR="0047643A">
        <w:t xml:space="preserve"> </w:t>
      </w:r>
      <w:r w:rsidR="0047643A" w:rsidRPr="00B3557E">
        <w:rPr>
          <w:i/>
        </w:rPr>
        <w:t>che collegava l’integratore al centro</w:t>
      </w:r>
      <w:r w:rsidR="0047643A">
        <w:t xml:space="preserve"> dove era in magazzino</w:t>
      </w:r>
      <w:r>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Acquisto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Acquirente</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Prodotto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Negozio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Magazzino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bl>
    <w:p w:rsidR="00702CEE" w:rsidRDefault="00B3557E">
      <w:r>
        <w:rPr>
          <w:noProof/>
          <w:lang w:eastAsia="it-IT"/>
        </w:rPr>
        <mc:AlternateContent>
          <mc:Choice Requires="wps">
            <w:drawing>
              <wp:anchor distT="0" distB="0" distL="114300" distR="114300" simplePos="0" relativeHeight="251703296" behindDoc="0" locked="0" layoutInCell="1" allowOverlap="1" wp14:anchorId="5B28B02A" wp14:editId="42FB1B17">
                <wp:simplePos x="0" y="0"/>
                <wp:positionH relativeFrom="column">
                  <wp:posOffset>-121285</wp:posOffset>
                </wp:positionH>
                <wp:positionV relativeFrom="paragraph">
                  <wp:posOffset>3215640</wp:posOffset>
                </wp:positionV>
                <wp:extent cx="6360795"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rsidR="00C90146" w:rsidRPr="00741433" w:rsidRDefault="00C90146" w:rsidP="00B3557E">
                            <w:pPr>
                              <w:pStyle w:val="Caption"/>
                              <w:rPr>
                                <w:noProof/>
                                <w:szCs w:val="20"/>
                              </w:rPr>
                            </w:pPr>
                            <w:r>
                              <w:t>Entità coinvolte nell’operazione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B02A" id="Casella di testo 27" o:spid="_x0000_s1035" type="#_x0000_t202" style="position:absolute;margin-left:-9.55pt;margin-top:253.2pt;width:500.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" stroked="f">
                <v:textbox style="mso-fit-shape-to-text:t" inset="0,0,0,0">
                  <w:txbxContent>
                    <w:p w:rsidR="00C90146" w:rsidRPr="00741433" w:rsidRDefault="00C90146" w:rsidP="00B3557E">
                      <w:pPr>
                        <w:pStyle w:val="Caption"/>
                        <w:rPr>
                          <w:noProof/>
                          <w:szCs w:val="20"/>
                        </w:rPr>
                      </w:pPr>
                      <w:r>
                        <w:t>Entità coinvolte nell’operazione 8</w:t>
                      </w:r>
                    </w:p>
                  </w:txbxContent>
                </v:textbox>
                <w10:wrap type="topAndBottom"/>
              </v:shape>
            </w:pict>
          </mc:Fallback>
        </mc:AlternateContent>
      </w:r>
      <w:r w:rsidR="00702CEE">
        <w:rPr>
          <w:noProof/>
          <w:lang w:eastAsia="it-IT"/>
        </w:rPr>
        <w:drawing>
          <wp:anchor distT="0" distB="0" distL="114300" distR="114300" simplePos="0" relativeHeight="251683840" behindDoc="0" locked="0" layoutInCell="1" allowOverlap="1" wp14:anchorId="1F0FD675" wp14:editId="3DA300F3">
            <wp:simplePos x="0" y="0"/>
            <wp:positionH relativeFrom="margin">
              <wp:align>center</wp:align>
            </wp:positionH>
            <wp:positionV relativeFrom="paragraph">
              <wp:posOffset>404368</wp:posOffset>
            </wp:positionV>
            <wp:extent cx="6360795" cy="2754630"/>
            <wp:effectExtent l="0" t="0" r="1905"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rotWithShape="1">
                    <a:blip r:embed="rId23">
                      <a:extLst>
                        <a:ext uri="{28A0092B-C50C-407E-A947-70E740481C1C}">
                          <a14:useLocalDpi xmlns:a14="http://schemas.microsoft.com/office/drawing/2010/main" val="0"/>
                        </a:ext>
                      </a:extLst>
                    </a:blip>
                    <a:srcRect l="2801" t="12581" r="1639" b="11361"/>
                    <a:stretch/>
                  </pic:blipFill>
                  <pic:spPr bwMode="auto">
                    <a:xfrm>
                      <a:off x="0" y="0"/>
                      <a:ext cx="636079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CEE">
        <w:rPr>
          <w:b/>
          <w:bCs/>
        </w:rPr>
        <w:br w:type="page"/>
      </w:r>
    </w:p>
    <w:p w:rsidR="002446F3" w:rsidRDefault="002446F3" w:rsidP="00001BFF">
      <w:pPr>
        <w:pStyle w:val="Heading1"/>
      </w:pPr>
      <w:bookmarkStart w:id="106" w:name="_Toc492902435"/>
      <w:bookmarkStart w:id="107" w:name="_Toc498878166"/>
      <w:r>
        <w:lastRenderedPageBreak/>
        <w:t>Analisi delle prestazioni delle operazioni</w:t>
      </w:r>
      <w:bookmarkEnd w:id="106"/>
      <w:bookmarkEnd w:id="107"/>
    </w:p>
    <w:p w:rsidR="00001BFF" w:rsidRDefault="00001BFF" w:rsidP="002446F3">
      <w:pPr>
        <w:pStyle w:val="Heading2"/>
      </w:pPr>
      <w:bookmarkStart w:id="108" w:name="_Toc498878167"/>
      <w:r>
        <w:t>Tavola dei volumi</w:t>
      </w:r>
      <w:bookmarkEnd w:id="108"/>
    </w:p>
    <w:p w:rsidR="007642CE" w:rsidRPr="007642CE" w:rsidRDefault="007642CE" w:rsidP="007642CE">
      <w:pPr>
        <w:pStyle w:val="Heading3"/>
      </w:pPr>
      <w:bookmarkStart w:id="109" w:name="_Toc498878168"/>
      <w:r>
        <w:t>Entità</w:t>
      </w:r>
      <w:bookmarkEnd w:id="109"/>
    </w:p>
    <w:tbl>
      <w:tblPr>
        <w:tblStyle w:val="PlainTable4"/>
        <w:tblW w:w="0" w:type="auto"/>
        <w:tblLook w:val="04A0" w:firstRow="1" w:lastRow="0" w:firstColumn="1" w:lastColumn="0" w:noHBand="0" w:noVBand="1"/>
      </w:tblPr>
      <w:tblGrid>
        <w:gridCol w:w="2407"/>
        <w:gridCol w:w="707"/>
        <w:gridCol w:w="2273"/>
        <w:gridCol w:w="4241"/>
      </w:tblGrid>
      <w:tr w:rsidR="002550AC" w:rsidTr="00897D4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7" w:type="dxa"/>
          </w:tcPr>
          <w:p w:rsidR="002550AC" w:rsidRPr="00001BFF" w:rsidRDefault="002550AC" w:rsidP="002B1598">
            <w:pPr>
              <w:pStyle w:val="Heading5"/>
              <w:outlineLvl w:val="4"/>
              <w:rPr>
                <w:rStyle w:val="SubtleEmphasis"/>
              </w:rPr>
            </w:pPr>
            <w:bookmarkStart w:id="110" w:name="_Hlk493172072"/>
            <w:r w:rsidRPr="00001BFF">
              <w:rPr>
                <w:rStyle w:val="SubtleEmphasis"/>
              </w:rPr>
              <w:t>Nome</w:t>
            </w:r>
          </w:p>
        </w:tc>
        <w:tc>
          <w:tcPr>
            <w:tcW w:w="707"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vAlign w:val="center"/>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bookmarkEnd w:id="110"/>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Accesso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cliente medio accede 2 volte a settimana per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Acquisto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Amicizia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20 amicizie, ogni amicizia comprende due clienti.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Armadietto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3.600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spogliatoio in media possiede 20 armadietti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Attività</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attività di possibile interesse.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Attrezzatura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su due richiede l’ausilio di un macchinario o attrezzo particolare.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centro è aperto in media 6 giorni a settimana.</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corso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Cerchia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amico è inserito in una cerchia.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Cliente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Contratto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702CEE" w:rsidP="007D3260">
            <w:pPr>
              <w:rPr>
                <w:rFonts w:cs="Calibri"/>
                <w:color w:val="000000"/>
                <w:szCs w:val="22"/>
              </w:rPr>
            </w:pPr>
            <w:r>
              <w:rPr>
                <w:rFonts w:cs="Calibri"/>
                <w:color w:val="000000"/>
                <w:szCs w:val="22"/>
              </w:rPr>
              <w:t>Corso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Dieta personalizzata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che possiede una scheda di alimentazione su due cambia almeno una volta la propria dieta.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Dipendente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palestra media ha 20 dipendenti, tra medici, personal trainer, istruttori, addetti alla reception e magazzinieri.</w:t>
            </w:r>
          </w:p>
        </w:tc>
      </w:tr>
      <w:tr w:rsidR="002550AC" w:rsidRPr="00B80C00" w:rsidTr="00897D4B">
        <w:trPr>
          <w:cantSplit/>
          <w:trHeight w:val="9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su ogni gruppo muscolare possono essere eseguiti 5 esercizi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Esercizio Svolto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Fornitore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fornitori di integratori.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Gruppo Muscolare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 gruppi muscolari dove poter eseguire un potenziamento sono 10 in totale.</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Integratore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 e se ne ipotizzano 1.000 disponibili per fornitore, più altri 4.000 di riserva nei magazzini dei centri.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Link esterno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post su 25 contiene un link esterno.</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Pr>
                <w:rFonts w:cs="Calibri"/>
                <w:color w:val="000000"/>
                <w:szCs w:val="22"/>
              </w:rPr>
              <w:t>Macchinario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Misurazione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cliente su tre si fa misurare almeno una volta ogni due mesi (un contratto medio dura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Obiettivo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obiettivi diversi esistenti.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Ordine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Un ordine medio da parte di un </w:t>
            </w:r>
            <w:r>
              <w:rPr>
                <w:rFonts w:cs="Calibri"/>
                <w:i/>
                <w:color w:val="000000"/>
                <w:szCs w:val="22"/>
              </w:rPr>
              <w:t>centro coinvolge 20 integratori.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Post</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Rata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Sala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una media di 8 sale, tra sale pesi, piscine, sale dove si eseguono corsi e campi per vari sport.</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alimentazione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su quattro necessita di una scheda di alimentazione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allenamento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cliente possiede in media 3 schede di allenamento, in quanto un’iscrizione di media durata è di circa 6 mesi e una scheda si cambia ogni 2.</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Sessione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Si ipotizzano esistenti 20 varianti di combinazioni di esercizi per le 4 zone del corpo solitamente allenate in una sessione (pettorali e tricipiti, dorsali e bicipiti, bambe e spalle, lombari e addominali) da combinare con 6 giorni settimanali.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Sfida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ha partecipato ad almeno una sfida e ogni sfida in media ha 5 partecipanti.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Spogliatoio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centro in media possiede 3 spogliatoi.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Turno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dipendente lavora 5 giorni a settimana.</w:t>
            </w:r>
          </w:p>
        </w:tc>
      </w:tr>
      <w:tr w:rsidR="00702CEE"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D3260">
            <w:pPr>
              <w:rPr>
                <w:rFonts w:cs="Calibri"/>
                <w:color w:val="000000"/>
                <w:szCs w:val="22"/>
              </w:rPr>
            </w:pPr>
          </w:p>
        </w:tc>
        <w:tc>
          <w:tcPr>
            <w:tcW w:w="707" w:type="dxa"/>
            <w:noWrap/>
            <w:vAlign w:val="center"/>
          </w:tcPr>
          <w:p w:rsidR="00702CEE" w:rsidRPr="00B80C00" w:rsidRDefault="00702CEE"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702CEE" w:rsidRPr="00B80C00" w:rsidRDefault="00702CEE"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702CEE" w:rsidRPr="003F6DD9" w:rsidRDefault="00702CEE"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p w:rsidR="007642CE" w:rsidRDefault="007642CE" w:rsidP="007642CE">
      <w:pPr>
        <w:pStyle w:val="Heading3"/>
      </w:pPr>
      <w:bookmarkStart w:id="111" w:name="_Toc498878169"/>
      <w:bookmarkStart w:id="112" w:name="_Hlk494032741"/>
      <w:r>
        <w:t>Relazioni</w:t>
      </w:r>
      <w:bookmarkEnd w:id="111"/>
    </w:p>
    <w:tbl>
      <w:tblPr>
        <w:tblStyle w:val="PlainTable4"/>
        <w:tblW w:w="0" w:type="auto"/>
        <w:tblLook w:val="04A0" w:firstRow="1" w:lastRow="0" w:firstColumn="1" w:lastColumn="0" w:noHBand="0" w:noVBand="1"/>
      </w:tblPr>
      <w:tblGrid>
        <w:gridCol w:w="2407"/>
        <w:gridCol w:w="707"/>
        <w:gridCol w:w="2273"/>
        <w:gridCol w:w="4241"/>
      </w:tblGrid>
      <w:tr w:rsidR="002C43B6" w:rsidRPr="00B80C00" w:rsidTr="00897D4B">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2C43B6" w:rsidRPr="00001BFF" w:rsidRDefault="002C43B6" w:rsidP="007642CE">
            <w:pPr>
              <w:pStyle w:val="Heading5"/>
              <w:outlineLvl w:val="4"/>
              <w:rPr>
                <w:rStyle w:val="SubtleEmphasis"/>
              </w:rPr>
            </w:pPr>
            <w:r w:rsidRPr="00001BFF">
              <w:rPr>
                <w:rStyle w:val="SubtleEmphasis"/>
              </w:rPr>
              <w:t>Nome</w:t>
            </w:r>
          </w:p>
        </w:tc>
        <w:tc>
          <w:tcPr>
            <w:tcW w:w="707" w:type="dxa"/>
            <w:noWrap/>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Acquirente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Allegato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allegato comprende un solo link esterno.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Area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Assegnamento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2C43B6" w:rsidRPr="00B80C00" w:rsidRDefault="002C43B6"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C43B6" w:rsidRPr="00B80C00" w:rsidRDefault="002C43B6"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2C43B6" w:rsidRPr="003F6DD9" w:rsidRDefault="002C43B6"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Consulenza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Disponibilità</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fornitore dispone di 1.000 integratori in magazzino.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Divisione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Dotazione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macchinario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Fine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Fornimento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integratore.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Giudizio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107.000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post su tre ha almeno due giudizi</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Inserimento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In media esiste una cerchia per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Interesse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cliente è interessato a due attività.</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Iscrizione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si iscrivono 20 clienti a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Istruttore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corso su tre ha più di un istruttore.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Lezione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Locazione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7642CE">
            <w:pPr>
              <w:rPr>
                <w:rFonts w:cs="Calibri"/>
                <w:color w:val="000000"/>
                <w:szCs w:val="22"/>
              </w:rPr>
            </w:pPr>
            <w:r>
              <w:rPr>
                <w:rFonts w:cs="Calibri"/>
                <w:color w:val="000000"/>
                <w:szCs w:val="22"/>
              </w:rPr>
              <w:t>Magazzino</w:t>
            </w:r>
          </w:p>
        </w:tc>
        <w:tc>
          <w:tcPr>
            <w:tcW w:w="707" w:type="dxa"/>
            <w:noWrap/>
            <w:vAlign w:val="center"/>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Medico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Negozio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Occupazione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Orario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centro.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Ordinazione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ordine.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Partecipante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partecipato ad almeno una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lastRenderedPageBreak/>
              <w:t>Pasto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dieta personalizzata.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Personale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995C1A"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C43B6" w:rsidRPr="003F6DD9" w:rsidRDefault="00995C1A"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turno.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hideMark/>
          </w:tcPr>
          <w:p w:rsidR="002C43B6" w:rsidRPr="00B80C00" w:rsidRDefault="002C43B6" w:rsidP="00440782">
            <w:pPr>
              <w:rPr>
                <w:rFonts w:cs="Calibri"/>
                <w:color w:val="000000"/>
                <w:szCs w:val="22"/>
              </w:rPr>
            </w:pPr>
            <w:r w:rsidRPr="00B80C00">
              <w:rPr>
                <w:rFonts w:cs="Calibri"/>
                <w:color w:val="000000"/>
                <w:szCs w:val="22"/>
              </w:rPr>
              <w:t>Posizione</w:t>
            </w:r>
          </w:p>
        </w:tc>
        <w:tc>
          <w:tcPr>
            <w:tcW w:w="707" w:type="dxa"/>
            <w:noWrap/>
            <w:hideMark/>
          </w:tcPr>
          <w:p w:rsidR="002C43B6" w:rsidRPr="00B80C00" w:rsidRDefault="002C43B6"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3.600</w:t>
            </w:r>
          </w:p>
        </w:tc>
        <w:tc>
          <w:tcPr>
            <w:tcW w:w="4241" w:type="dxa"/>
            <w:hideMark/>
          </w:tcPr>
          <w:p w:rsidR="002C43B6" w:rsidRPr="003F6DD9" w:rsidRDefault="002C43B6"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Possesso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Possibilità accesso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Potenziamento muscolare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sono scelti tre livelli diversi per gruppo muscolare.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 ordinato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Proponente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5.760.000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sessione in media è composta da 8 esercizi diversi.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Proprietà</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Pubblicazione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Raccolta dati</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760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dipendente, tranne i direttori, ha un responsabile.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 sala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Richiesta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Risposta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8 post su 10 sono di risposta.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Saldo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pagamento rateizzato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Scelta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Scheda alimentazione associata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una sfida su 5 ha una dieta associata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Scheda allenamento associata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Scrittura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Sede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Segnalazione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Servizio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Sottoscrizione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640AA4">
            <w:pPr>
              <w:rPr>
                <w:rFonts w:cs="Calibri"/>
                <w:color w:val="000000"/>
                <w:szCs w:val="22"/>
              </w:rPr>
            </w:pPr>
            <w:r w:rsidRPr="00B80C00">
              <w:rPr>
                <w:rFonts w:cs="Calibri"/>
                <w:color w:val="000000"/>
                <w:szCs w:val="22"/>
              </w:rPr>
              <w:t>Suddivisione</w:t>
            </w:r>
          </w:p>
        </w:tc>
        <w:tc>
          <w:tcPr>
            <w:tcW w:w="707" w:type="dxa"/>
            <w:noWrap/>
            <w:vAlign w:val="center"/>
            <w:hideMark/>
          </w:tcPr>
          <w:p w:rsidR="002C43B6" w:rsidRPr="00B80C00" w:rsidRDefault="002C43B6"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hideMark/>
          </w:tcPr>
          <w:p w:rsidR="002C43B6" w:rsidRPr="003F6DD9" w:rsidRDefault="002C43B6"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Supporto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un esercizio su due necessita di un’attrezzatura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Svolgimento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Thread</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4 post su 10 fanno parte del thread di una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Turnazione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dipendente.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Tutor</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ogni cliente ha un tutor.</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670784" w:rsidRDefault="002C43B6" w:rsidP="00440782">
            <w:r w:rsidRPr="00670784">
              <w:t>Ubicazione</w:t>
            </w:r>
          </w:p>
        </w:tc>
        <w:tc>
          <w:tcPr>
            <w:tcW w:w="707" w:type="dxa"/>
            <w:noWrap/>
          </w:tcPr>
          <w:p w:rsidR="002C43B6" w:rsidRPr="00B80C00" w:rsidRDefault="002C43B6"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2C43B6" w:rsidRPr="00B80C00" w:rsidRDefault="002C43B6"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2C43B6" w:rsidRPr="003F6DD9" w:rsidRDefault="002C43B6"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Utilizzo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Visita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897D4B"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897D4B"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897D4B" w:rsidRPr="00B80C00" w:rsidRDefault="00897D4B" w:rsidP="007642CE">
            <w:pPr>
              <w:rPr>
                <w:rFonts w:cs="Calibri"/>
                <w:color w:val="000000"/>
                <w:szCs w:val="22"/>
              </w:rPr>
            </w:pPr>
          </w:p>
        </w:tc>
        <w:tc>
          <w:tcPr>
            <w:tcW w:w="707" w:type="dxa"/>
            <w:noWrap/>
            <w:vAlign w:val="center"/>
          </w:tcPr>
          <w:p w:rsidR="00897D4B" w:rsidRPr="00B80C00" w:rsidRDefault="00897D4B"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897D4B" w:rsidRPr="00B80C00" w:rsidRDefault="00897D4B"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897D4B" w:rsidRPr="003F6DD9" w:rsidRDefault="00897D4B"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bookmarkStart w:id="113" w:name="_Toc492902437"/>
    <w:bookmarkStart w:id="114" w:name="_Toc498878170"/>
    <w:bookmarkEnd w:id="112"/>
    <w:p w:rsidR="00897D4B" w:rsidRPr="00897D4B" w:rsidRDefault="00897D4B" w:rsidP="00897D4B">
      <w:pPr>
        <w:pStyle w:val="Heading2"/>
      </w:pPr>
      <w:r>
        <w:rPr>
          <w:noProof/>
          <w:lang w:eastAsia="it-IT"/>
        </w:rPr>
        <mc:AlternateContent>
          <mc:Choic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equires="cx1">
            <w:drawing>
              <wp:anchor distT="0" distB="0" distL="114300" distR="114300" simplePos="0" relativeHeight="251684864" behindDoc="1" locked="0" layoutInCell="1" allowOverlap="1" wp14:anchorId="3D7995DC">
                <wp:simplePos x="0" y="0"/>
                <wp:positionH relativeFrom="margin">
                  <wp:align>left</wp:align>
                </wp:positionH>
                <wp:positionV relativeFrom="paragraph">
                  <wp:posOffset>4435457</wp:posOffset>
                </wp:positionV>
                <wp:extent cx="6028055" cy="3263900"/>
                <wp:effectExtent l="0" t="0" r="10795" b="12700"/>
                <wp:wrapTight wrapText="bothSides">
                  <wp:wrapPolygon edited="0">
                    <wp:start x="0" y="0"/>
                    <wp:lineTo x="0" y="21558"/>
                    <wp:lineTo x="21570" y="21558"/>
                    <wp:lineTo x="21570"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4864" behindDoc="1" locked="0" layoutInCell="1" allowOverlap="1" wp14:anchorId="3D7995DC">
                <wp:simplePos x="0" y="0"/>
                <wp:positionH relativeFrom="margin">
                  <wp:align>left</wp:align>
                </wp:positionH>
                <wp:positionV relativeFrom="paragraph">
                  <wp:posOffset>4435457</wp:posOffset>
                </wp:positionV>
                <wp:extent cx="6028055" cy="3263900"/>
                <wp:effectExtent l="0" t="0" r="10795" b="12700"/>
                <wp:wrapTight wrapText="bothSides">
                  <wp:wrapPolygon edited="0">
                    <wp:start x="0" y="0"/>
                    <wp:lineTo x="0" y="21558"/>
                    <wp:lineTo x="21570" y="21558"/>
                    <wp:lineTo x="21570"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fico 19">
                          <a:extLst>
                            <a:ext uri="{FF2B5EF4-FFF2-40B4-BE49-F238E27FC236}">
                              <a16:creationId xmlns:a16="http://schemas.microsoft.com/office/drawing/2014/main" id="{A0DDA8AB-F65B-4CC6-AA34-A8414571A942}"/>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028055" cy="326390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2446F3">
        <w:t>Stima della frequenza giornaliera</w:t>
      </w:r>
      <w:bookmarkEnd w:id="113"/>
      <w:bookmarkEnd w:id="114"/>
    </w:p>
    <w:tbl>
      <w:tblPr>
        <w:tblStyle w:val="PlainTable4"/>
        <w:tblW w:w="9638" w:type="dxa"/>
        <w:tblLook w:val="04A0" w:firstRow="1" w:lastRow="0" w:firstColumn="1" w:lastColumn="0" w:noHBand="0" w:noVBand="1"/>
      </w:tblPr>
      <w:tblGrid>
        <w:gridCol w:w="1683"/>
        <w:gridCol w:w="690"/>
        <w:gridCol w:w="1880"/>
        <w:gridCol w:w="5385"/>
      </w:tblGrid>
      <w:tr w:rsidR="00A96602" w:rsidRPr="00A96602"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pPr>
              <w:pStyle w:val="Heading5"/>
              <w:outlineLvl w:val="4"/>
            </w:pPr>
            <w:r w:rsidRPr="00A96602">
              <w:t>Operazione</w:t>
            </w:r>
          </w:p>
        </w:tc>
        <w:tc>
          <w:tcPr>
            <w:tcW w:w="690" w:type="dxa"/>
            <w:noWrap/>
            <w:vAlign w:val="center"/>
            <w:hideMark/>
          </w:tcPr>
          <w:p w:rsidR="00A96602" w:rsidRPr="00A96602" w:rsidRDefault="00A96602"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A96602">
              <w:t>Tipo</w:t>
            </w:r>
          </w:p>
        </w:tc>
        <w:tc>
          <w:tcPr>
            <w:tcW w:w="1880"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Frequenza</w:t>
            </w:r>
          </w:p>
        </w:tc>
        <w:tc>
          <w:tcPr>
            <w:tcW w:w="5385"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Motivazione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1</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Dalla tavola dei volumi si ipotizzano 350 persone attive al giorno per 40 palestre per 8 esercizi svolti in media.</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2</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670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In media una scheda viene cambiata una volta ogni due mesi, inoltre si ipotizzano 40.000 clienti attivi nelle palestre.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3</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ipotizzano 350 accessi al giorno per palestra per 6 giorni su 7.</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4</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36.000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Si ipotizzano 3 caricamenti dell'app della palestra al giorno per ognuno dei 12.000 che hanno fatto l'accesso in palestra.</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5</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2.850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 che per ogni utente attivo venga eseguita una ricerca ogni due settimane.</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6</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220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 xml:space="preserve">Si ipotizza </w:t>
            </w:r>
            <w:r w:rsidR="00E03F99">
              <w:t>la stipulazione</w:t>
            </w:r>
            <w:r w:rsidRPr="00A96602">
              <w:t xml:space="preserve"> di un contratto ogni 6 mesi per i 40.000 clienti attivi.</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7</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2.800 a settimana</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Ogni settimana l'usura dei macchinari (2.800) viene aggiornata.</w:t>
            </w:r>
          </w:p>
        </w:tc>
      </w:tr>
      <w:tr w:rsidR="00A96602" w:rsidRPr="00A96602" w:rsidTr="00CA050F">
        <w:trPr>
          <w:trHeight w:val="366"/>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8</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330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Un quarto dei clienti attivi compra un integratore al mese.</w:t>
            </w:r>
          </w:p>
        </w:tc>
      </w:tr>
    </w:tbl>
    <w:p w:rsidR="007D3260" w:rsidRPr="007D3260" w:rsidRDefault="00FE559B" w:rsidP="007D3260">
      <w:pPr>
        <w:pStyle w:val="Heading1"/>
      </w:pPr>
      <w:bookmarkStart w:id="115" w:name="_Toc498878171"/>
      <w:r>
        <w:lastRenderedPageBreak/>
        <w:t>Introduzione di ridondanze</w:t>
      </w:r>
      <w:bookmarkEnd w:id="115"/>
    </w:p>
    <w:p w:rsidR="00A96602" w:rsidRDefault="00A96602" w:rsidP="00A96602">
      <w:pPr>
        <w:pStyle w:val="Heading2"/>
      </w:pPr>
      <w:bookmarkStart w:id="116" w:name="_Toc498878172"/>
      <w:r>
        <w:t>Tavola degli accessi</w:t>
      </w:r>
      <w:bookmarkEnd w:id="116"/>
    </w:p>
    <w:p w:rsidR="00670784" w:rsidRPr="00670784" w:rsidRDefault="00670784" w:rsidP="00117B6C">
      <w:pPr>
        <w:pStyle w:val="Heading3"/>
      </w:pPr>
      <w:bookmarkStart w:id="117" w:name="_Toc498878173"/>
      <w:r>
        <w:t>Operazione 1:</w:t>
      </w:r>
      <w:bookmarkEnd w:id="117"/>
    </w:p>
    <w:tbl>
      <w:tblPr>
        <w:tblStyle w:val="PlainTable4"/>
        <w:tblW w:w="0" w:type="auto"/>
        <w:tblLook w:val="04A0" w:firstRow="1" w:lastRow="0" w:firstColumn="1" w:lastColumn="0" w:noHBand="0" w:noVBand="1"/>
      </w:tblPr>
      <w:tblGrid>
        <w:gridCol w:w="2216"/>
        <w:gridCol w:w="1419"/>
        <w:gridCol w:w="1276"/>
        <w:gridCol w:w="1016"/>
        <w:gridCol w:w="3711"/>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pPr>
              <w:pStyle w:val="Heading5"/>
              <w:outlineLvl w:val="4"/>
            </w:pPr>
            <w:r w:rsidRPr="00670784">
              <w:t>Concetto</w:t>
            </w:r>
          </w:p>
        </w:tc>
        <w:tc>
          <w:tcPr>
            <w:tcW w:w="123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Costrutto</w:t>
            </w:r>
          </w:p>
        </w:tc>
        <w:tc>
          <w:tcPr>
            <w:tcW w:w="127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Accessi</w:t>
            </w:r>
          </w:p>
        </w:tc>
        <w:tc>
          <w:tcPr>
            <w:tcW w:w="101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Tipo</w:t>
            </w:r>
          </w:p>
        </w:tc>
        <w:tc>
          <w:tcPr>
            <w:tcW w:w="10176" w:type="dxa"/>
            <w:vAlign w:val="center"/>
            <w:hideMark/>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670784">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bookmarkStart w:id="118" w:name="_Hlk493860909"/>
            <w:r w:rsidRPr="00670784">
              <w:t>Cliente</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parte dal cliente che possiede il bracciale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Raccolta dati</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passa dalla relazione raccolta dati in modo da arrivare agli esercizi svolti dal cliente.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Esercizio svolto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ricavati dal braccialetto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Svolgimento</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esercizio a esercizio svolto.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35728B" w:rsidP="00971C94">
            <w:r>
              <w:t>U</w:t>
            </w:r>
            <w:r w:rsidR="00670784" w:rsidRPr="00670784">
              <w:t>tilizzo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0,5</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lega l'esercizio svolto col macchinario reale in cui è stato svolto e la configurazione, ciò avviene in media una volta su due.</w:t>
            </w:r>
          </w:p>
        </w:tc>
      </w:tr>
    </w:tbl>
    <w:p w:rsidR="00A96602" w:rsidRDefault="00670784" w:rsidP="00117B6C">
      <w:pPr>
        <w:pStyle w:val="Heading3"/>
      </w:pPr>
      <w:bookmarkStart w:id="119" w:name="_Toc498878174"/>
      <w:bookmarkEnd w:id="118"/>
      <w:r>
        <w:t>Operazione 2:</w:t>
      </w:r>
      <w:bookmarkEnd w:id="119"/>
    </w:p>
    <w:tbl>
      <w:tblPr>
        <w:tblStyle w:val="PlainTable4"/>
        <w:tblW w:w="0" w:type="auto"/>
        <w:tblLook w:val="04A0" w:firstRow="1" w:lastRow="0" w:firstColumn="1" w:lastColumn="0" w:noHBand="0" w:noVBand="1"/>
      </w:tblPr>
      <w:tblGrid>
        <w:gridCol w:w="2200"/>
        <w:gridCol w:w="1419"/>
        <w:gridCol w:w="1260"/>
        <w:gridCol w:w="1000"/>
        <w:gridCol w:w="3759"/>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70784" w:rsidRPr="00670784" w:rsidRDefault="00670784" w:rsidP="00971C94">
            <w:pPr>
              <w:pStyle w:val="Heading5"/>
              <w:outlineLvl w:val="4"/>
            </w:pPr>
            <w:r>
              <w:t>Concetto</w:t>
            </w:r>
          </w:p>
        </w:tc>
        <w:tc>
          <w:tcPr>
            <w:tcW w:w="122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958"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Scheda allenamento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la nuova scheda di allenamento.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Scrittura</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scheda allenamento con dipendente.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P</w:t>
            </w:r>
            <w:r w:rsidR="00670784" w:rsidRPr="00670784">
              <w:t>ossesso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35728B">
            <w:pPr>
              <w:cnfStyle w:val="000000100000" w:firstRow="0" w:lastRow="0" w:firstColumn="0" w:lastColumn="0" w:oddVBand="0" w:evenVBand="0" w:oddHBand="1" w:evenHBand="0" w:firstRowFirstColumn="0" w:firstRowLastColumn="0" w:lastRowFirstColumn="0" w:lastRowLastColumn="0"/>
            </w:pPr>
            <w:r w:rsidRPr="00670784">
              <w:t xml:space="preserve">Si scrive l'istanza che collega scheda allenamento con </w:t>
            </w:r>
            <w:r w:rsidR="0035728B">
              <w:t>cliente</w:t>
            </w:r>
            <w:r w:rsidRPr="00670784">
              <w:t>.</w:t>
            </w:r>
          </w:p>
        </w:tc>
      </w:tr>
      <w:tr w:rsidR="00670784" w:rsidRPr="00670784" w:rsidTr="00971C94">
        <w:trPr>
          <w:trHeight w:val="3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S</w:t>
            </w:r>
            <w:r w:rsidR="00670784" w:rsidRPr="00670784">
              <w:t>uddivisione</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3</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scrivono le istanze che collegano le sessioni alla nuova scheda, mediamente sono 3 sessioni a scheda.</w:t>
            </w:r>
          </w:p>
        </w:tc>
      </w:tr>
    </w:tbl>
    <w:p w:rsidR="00670784" w:rsidRDefault="00670784" w:rsidP="00117B6C">
      <w:pPr>
        <w:pStyle w:val="Heading3"/>
      </w:pPr>
      <w:bookmarkStart w:id="120" w:name="_Toc498878175"/>
      <w:r>
        <w:t>Operazione 3:</w:t>
      </w:r>
      <w:bookmarkEnd w:id="120"/>
    </w:p>
    <w:p w:rsidR="00670784" w:rsidRPr="00670784" w:rsidRDefault="00670784" w:rsidP="00117B6C">
      <w:pPr>
        <w:pStyle w:val="Heading4"/>
      </w:pPr>
      <w:r>
        <w:t>Senza ridondanza</w:t>
      </w:r>
    </w:p>
    <w:tbl>
      <w:tblPr>
        <w:tblStyle w:val="PlainTable4"/>
        <w:tblW w:w="0" w:type="auto"/>
        <w:tblLook w:val="04A0" w:firstRow="1" w:lastRow="0" w:firstColumn="1" w:lastColumn="0" w:noHBand="0" w:noVBand="1"/>
      </w:tblPr>
      <w:tblGrid>
        <w:gridCol w:w="1843"/>
        <w:gridCol w:w="1577"/>
        <w:gridCol w:w="1260"/>
        <w:gridCol w:w="690"/>
        <w:gridCol w:w="4268"/>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670784" w:rsidRPr="00670784" w:rsidRDefault="00670784" w:rsidP="00971C94">
            <w:pPr>
              <w:pStyle w:val="Heading5"/>
              <w:outlineLvl w:val="4"/>
            </w:pPr>
            <w:r>
              <w:t>Concetto</w:t>
            </w:r>
          </w:p>
        </w:tc>
        <w:tc>
          <w:tcPr>
            <w:tcW w:w="1577"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08"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350"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BA2CF3"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Accesso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dell'accesso presi dal braccialetto elettronico.</w:t>
            </w: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Segnalazione</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aggiunge un'istanza che collega cliente con accesso.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Ubicazione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crea un'istanza che collega l'accesso al centro.</w:t>
            </w:r>
          </w:p>
        </w:tc>
      </w:tr>
      <w:tr w:rsidR="00BA2CF3" w:rsidRPr="00670784" w:rsidTr="00971C94">
        <w:trPr>
          <w:trHeight w:val="18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lastRenderedPageBreak/>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1613A2" w:rsidP="00971C94">
            <w:pPr>
              <w:jc w:val="center"/>
              <w:cnfStyle w:val="000000000000" w:firstRow="0" w:lastRow="0" w:firstColumn="0" w:lastColumn="0" w:oddVBand="0" w:evenVBand="0" w:oddHBand="0" w:evenHBand="0" w:firstRowFirstColumn="0" w:firstRowLastColumn="0" w:lastRowFirstColumn="0" w:lastRowLastColumn="0"/>
            </w:pPr>
            <w:r>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 xml:space="preserve">Due clienti su tre hanno settato l'opzione dell'assegnamento automatico di un armadietto al loro braccialetto elettronico, un cliente su tre non ne ha bisogno. Si accede in lettura ad assegnamento, armadietto, servizio e posizione, per vedere quali armadietti sono liberi nella palestra di accesso. Mediamente richiede l'accesso in lettura a </w:t>
            </w:r>
            <w:r w:rsidR="001613A2">
              <w:t xml:space="preserve">40 </w:t>
            </w:r>
            <w:r w:rsidRPr="00670784">
              <w:t>istanze delle entità e relazioni sopracitate</w:t>
            </w:r>
            <w:r w:rsidR="001613A2">
              <w:t>.</w:t>
            </w:r>
            <w:r w:rsidRPr="00670784">
              <w:t xml:space="preserve"> </w:t>
            </w:r>
            <w:r w:rsidR="001613A2">
              <w:t>Ci sono 40 palestre in totale e mediamente 1 armadietto su 20 appartiene alla palestra giusta, 1 su 2 è mediamente libero.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Armadietto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Servizio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Posizione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6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0,66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Mediamente si trova sempre un armadietto libero e si scrive l'istanza che c</w:t>
            </w:r>
            <w:r w:rsidR="00105122">
              <w:t>ollega l'armadietto all'accesso</w:t>
            </w:r>
            <w:r w:rsidRPr="00670784">
              <w:t xml:space="preserve"> oltre al codice di sblocco.</w:t>
            </w:r>
          </w:p>
        </w:tc>
      </w:tr>
    </w:tbl>
    <w:p w:rsidR="00670784" w:rsidRDefault="00BA2CF3" w:rsidP="00117B6C">
      <w:pPr>
        <w:pStyle w:val="Heading4"/>
      </w:pPr>
      <w:r>
        <w:t>Con ridondanza</w:t>
      </w:r>
    </w:p>
    <w:tbl>
      <w:tblPr>
        <w:tblStyle w:val="PlainTable4"/>
        <w:tblW w:w="0" w:type="auto"/>
        <w:tblLook w:val="04A0" w:firstRow="1" w:lastRow="0" w:firstColumn="1" w:lastColumn="0" w:noHBand="0" w:noVBand="1"/>
      </w:tblPr>
      <w:tblGrid>
        <w:gridCol w:w="1677"/>
        <w:gridCol w:w="1419"/>
        <w:gridCol w:w="1075"/>
        <w:gridCol w:w="690"/>
        <w:gridCol w:w="3190"/>
        <w:gridCol w:w="1587"/>
      </w:tblGrid>
      <w:tr w:rsidR="00BA2CF3" w:rsidRPr="00BA2CF3" w:rsidTr="00314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BA2CF3" w:rsidRPr="00BA2CF3" w:rsidRDefault="00BA2CF3" w:rsidP="00971C94">
            <w:pPr>
              <w:pStyle w:val="Heading5"/>
              <w:outlineLvl w:val="4"/>
            </w:pPr>
            <w:r>
              <w:t>Concetto</w:t>
            </w:r>
          </w:p>
        </w:tc>
        <w:tc>
          <w:tcPr>
            <w:tcW w:w="1419"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75"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90" w:type="dxa"/>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Accesso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BA2CF3"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Segnalazione</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Si aggiunge un'istanza che collega cliente con accesso.</w:t>
            </w:r>
          </w:p>
        </w:tc>
        <w:tc>
          <w:tcPr>
            <w:tcW w:w="1587" w:type="dxa"/>
            <w:noWrap/>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Ubicazione</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crea un'istanza che collega l'accesso al centro.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p>
        </w:tc>
      </w:tr>
      <w:tr w:rsidR="00BA2CF3"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Armadietto</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BA2CF3"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L</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rsidR="001B2B88">
              <w:t>.</w:t>
            </w:r>
          </w:p>
        </w:tc>
        <w:tc>
          <w:tcPr>
            <w:tcW w:w="1587"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Occupato</w:t>
            </w:r>
            <w:r w:rsidR="0031440E">
              <w:t>.</w:t>
            </w:r>
          </w:p>
        </w:tc>
      </w:tr>
      <w:tr w:rsidR="001B2B88"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Servizio</w:t>
            </w:r>
          </w:p>
        </w:tc>
        <w:tc>
          <w:tcPr>
            <w:tcW w:w="1419"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L</w:t>
            </w:r>
          </w:p>
        </w:tc>
        <w:tc>
          <w:tcPr>
            <w:tcW w:w="3190"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r>
              <w:t xml:space="preserve">Si entra in lettura a servizio e posizione </w:t>
            </w:r>
            <w:r w:rsidR="001613A2">
              <w:t>per verificare che l’armadietto sia nella giusta palestra.</w:t>
            </w:r>
          </w:p>
        </w:tc>
        <w:tc>
          <w:tcPr>
            <w:tcW w:w="1587"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p>
        </w:tc>
      </w:tr>
      <w:tr w:rsidR="001B2B88"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Posizione</w:t>
            </w:r>
          </w:p>
        </w:tc>
        <w:tc>
          <w:tcPr>
            <w:tcW w:w="1419"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L</w:t>
            </w:r>
          </w:p>
        </w:tc>
        <w:tc>
          <w:tcPr>
            <w:tcW w:w="3190"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c>
          <w:tcPr>
            <w:tcW w:w="1587"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Assegnamento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lastRenderedPageBreak/>
              <w:t>Accesso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Segnalazione</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Si aggiunge un'istanza che collega cliente con accesso.</w:t>
            </w:r>
          </w:p>
        </w:tc>
        <w:tc>
          <w:tcPr>
            <w:tcW w:w="1587" w:type="dxa"/>
            <w:noWrap/>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Ubicazione</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crea un'istanza che collega l'accesso al centro.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Armadietto</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L</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t xml:space="preserve"> (tramite Occupato)</w:t>
            </w:r>
            <w:r w:rsidRPr="00BA2CF3">
              <w:t xml:space="preserve"> nella palestra di accesso</w:t>
            </w:r>
            <w:r>
              <w:t xml:space="preserve"> (tramite Centro)</w:t>
            </w:r>
            <w:r w:rsidRPr="00BA2CF3">
              <w:t>.</w:t>
            </w:r>
          </w:p>
        </w:tc>
        <w:tc>
          <w:tcPr>
            <w:tcW w:w="1587"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t>Centro</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Assegnamento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bl>
    <w:p w:rsidR="00105122" w:rsidRDefault="009B1C34" w:rsidP="00DF652C">
      <w:pPr>
        <w:pStyle w:val="ListParagraph"/>
        <w:numPr>
          <w:ilvl w:val="0"/>
          <w:numId w:val="39"/>
        </w:numPr>
      </w:pPr>
      <w:r w:rsidRPr="009B1C34">
        <w:t xml:space="preserve">L'operazione </w:t>
      </w:r>
      <w:r w:rsidRPr="007C7959">
        <w:rPr>
          <w:rStyle w:val="Emphasis"/>
        </w:rPr>
        <w:t xml:space="preserve">senza </w:t>
      </w:r>
      <w:r w:rsidR="009B2C83" w:rsidRPr="007C7959">
        <w:rPr>
          <w:rStyle w:val="Emphasis"/>
        </w:rPr>
        <w:t>ridondanze</w:t>
      </w:r>
      <w:r w:rsidRPr="008B0940">
        <w:rPr>
          <w:color w:val="002060"/>
        </w:rPr>
        <w:t xml:space="preserve"> </w:t>
      </w:r>
      <w:r w:rsidRPr="009B1C34">
        <w:t xml:space="preserve">richiede </w:t>
      </w:r>
      <w:r w:rsidR="00105122" w:rsidRPr="007C7959">
        <w:rPr>
          <w:rStyle w:val="SubtleEmphasis"/>
        </w:rPr>
        <w:t>(</w:t>
      </w:r>
      <w:r w:rsidRPr="007C7959">
        <w:rPr>
          <w:rStyle w:val="SubtleEmphasis"/>
        </w:rPr>
        <w:t>26x4</w:t>
      </w:r>
      <w:r w:rsidR="00105122" w:rsidRPr="007C7959">
        <w:rPr>
          <w:rStyle w:val="SubtleEmphasis"/>
        </w:rPr>
        <w:t xml:space="preserve"> + (3 + 0,66)x2)</w:t>
      </w:r>
      <w:r w:rsidRPr="007C7959">
        <w:rPr>
          <w:rStyle w:val="SubtleEmphasis"/>
        </w:rPr>
        <w:t xml:space="preserve">x12.000 </w:t>
      </w:r>
      <w:bookmarkStart w:id="121" w:name="_Hlk493238220"/>
      <m:oMath>
        <m:r>
          <m:rPr>
            <m:sty m:val="p"/>
          </m:rPr>
          <w:rPr>
            <w:rStyle w:val="SubtleEmphasis"/>
            <w:rFonts w:ascii="Cambria Math" w:hAnsi="Cambria Math"/>
          </w:rPr>
          <m:t>≈</m:t>
        </m:r>
      </m:oMath>
      <w:bookmarkEnd w:id="121"/>
      <w:r w:rsidRPr="007C7959">
        <w:rPr>
          <w:rStyle w:val="SubtleEmphasis"/>
        </w:rPr>
        <w:t xml:space="preserve"> 1.</w:t>
      </w:r>
      <w:r w:rsidR="00105122" w:rsidRPr="007C7959">
        <w:rPr>
          <w:rStyle w:val="SubtleEmphasis"/>
        </w:rPr>
        <w:t>300</w:t>
      </w:r>
      <w:r w:rsidRPr="007C7959">
        <w:rPr>
          <w:rStyle w:val="SubtleEmphasis"/>
        </w:rPr>
        <w:t xml:space="preserve">.000 accessi </w:t>
      </w:r>
      <w:r w:rsidR="00105122" w:rsidRPr="007C7959">
        <w:rPr>
          <w:rStyle w:val="SubtleEmphasis"/>
        </w:rPr>
        <w:t>base giornalieri.</w:t>
      </w:r>
    </w:p>
    <w:p w:rsidR="008B0940" w:rsidRDefault="008B0940" w:rsidP="008B0940">
      <w:pPr>
        <w:pStyle w:val="ListParagraph"/>
      </w:pPr>
    </w:p>
    <w:p w:rsidR="00105122" w:rsidRDefault="00105122" w:rsidP="00DF652C">
      <w:pPr>
        <w:pStyle w:val="ListParagraph"/>
        <w:numPr>
          <w:ilvl w:val="0"/>
          <w:numId w:val="39"/>
        </w:numPr>
      </w:pPr>
      <w:r w:rsidRPr="009B1C34">
        <w:t xml:space="preserve">La </w:t>
      </w:r>
      <w:r w:rsidRPr="007C7959">
        <w:rPr>
          <w:rStyle w:val="Emphasis"/>
        </w:rPr>
        <w:t>ridondanza Occupato</w:t>
      </w:r>
      <w:r w:rsidRPr="008B0940">
        <w:rPr>
          <w:color w:val="002060"/>
        </w:rPr>
        <w:t xml:space="preserve"> </w:t>
      </w:r>
      <w:r w:rsidRPr="009B1C34">
        <w:t xml:space="preserve">occupa </w:t>
      </w:r>
      <w:r w:rsidRPr="007C7959">
        <w:rPr>
          <w:rStyle w:val="SubtleEmphasis"/>
        </w:rPr>
        <w:t xml:space="preserve">1x3.600 </w:t>
      </w:r>
      <m:oMath>
        <m:r>
          <m:rPr>
            <m:sty m:val="p"/>
          </m:rPr>
          <w:rPr>
            <w:rStyle w:val="SubtleEmphasis"/>
            <w:rFonts w:ascii="Cambria Math" w:hAnsi="Cambria Math"/>
          </w:rPr>
          <m:t>≈</m:t>
        </m:r>
      </m:oMath>
      <w:r w:rsidRPr="007C7959">
        <w:rPr>
          <w:rStyle w:val="SubtleEmphasis"/>
        </w:rPr>
        <w:t xml:space="preserve"> 3.600 byte di memoria</w:t>
      </w:r>
      <w:r w:rsidR="009B2C83">
        <w:t>.</w:t>
      </w:r>
    </w:p>
    <w:p w:rsidR="00105122" w:rsidRDefault="00105122" w:rsidP="00DF652C">
      <w:pPr>
        <w:pStyle w:val="ListParagraph"/>
        <w:numPr>
          <w:ilvl w:val="0"/>
          <w:numId w:val="39"/>
        </w:numPr>
      </w:pPr>
      <w:r>
        <w:t xml:space="preserve">La ridondanza </w:t>
      </w:r>
      <w:r w:rsidRPr="008B0940">
        <w:rPr>
          <w:i/>
        </w:rPr>
        <w:t>Occupato</w:t>
      </w:r>
      <w:r>
        <w:t xml:space="preserve"> </w:t>
      </w:r>
      <w:r w:rsidRPr="009B1C34">
        <w:t xml:space="preserve">richiede </w:t>
      </w:r>
      <w:r>
        <w:rPr>
          <w:rFonts w:cs="Calibri"/>
        </w:rPr>
        <w:t>±</w:t>
      </w:r>
      <w:r w:rsidR="009E7255">
        <w:t>8</w:t>
      </w:r>
      <w:r w:rsidRPr="009B1C34">
        <w:t xml:space="preserve">.000 </w:t>
      </w:r>
      <w:r w:rsidR="009E7255">
        <w:t>accessi in scrittura</w:t>
      </w:r>
      <w:r w:rsidRPr="009B1C34">
        <w:t xml:space="preserve"> al giorno</w:t>
      </w:r>
      <w:r w:rsidR="009E7255">
        <w:t>: infatti la scrittura per l’occupazione viene eseguita nella stessa operazione 3, la scrittura per la liberazione dell’armadietto è in più e richiede circa 2/3 degli accessi giornalieri in operazioni di scrittura, infatti solo 2/3 degli utenti si avvalgono del servizio di assegnamento armadietto.</w:t>
      </w:r>
    </w:p>
    <w:p w:rsidR="009B2C83" w:rsidRDefault="008B0940" w:rsidP="00DF652C">
      <w:pPr>
        <w:pStyle w:val="ListParagraph"/>
        <w:numPr>
          <w:ilvl w:val="0"/>
          <w:numId w:val="39"/>
        </w:numPr>
      </w:pPr>
      <w:r>
        <w:t xml:space="preserve">L’operazione con la ridondanza </w:t>
      </w:r>
      <w:r w:rsidRPr="008B0940">
        <w:rPr>
          <w:i/>
        </w:rPr>
        <w:t>O</w:t>
      </w:r>
      <w:r w:rsidR="00105122" w:rsidRPr="008B0940">
        <w:rPr>
          <w:i/>
        </w:rPr>
        <w:t>ccupato</w:t>
      </w:r>
      <w:r w:rsidR="00105122">
        <w:t xml:space="preserve"> </w:t>
      </w:r>
      <w:r w:rsidR="00105122" w:rsidRPr="007C7959">
        <w:rPr>
          <w:rStyle w:val="SubtleEmphasis"/>
        </w:rPr>
        <w:t>richiede (13x</w:t>
      </w:r>
      <w:r w:rsidR="009B2C83" w:rsidRPr="007C7959">
        <w:rPr>
          <w:rStyle w:val="SubtleEmphasis"/>
        </w:rPr>
        <w:t>3</w:t>
      </w:r>
      <w:r w:rsidR="00105122" w:rsidRPr="007C7959">
        <w:rPr>
          <w:rStyle w:val="SubtleEmphasis"/>
        </w:rPr>
        <w:t xml:space="preserve"> + (3 + 0,66)x2)x12.000</w:t>
      </w:r>
      <w:r w:rsidR="009E7255" w:rsidRPr="007C7959">
        <w:rPr>
          <w:rStyle w:val="SubtleEmphasis"/>
        </w:rPr>
        <w:t xml:space="preserve"> + 8.000x2  </w:t>
      </w:r>
      <m:oMath>
        <m:r>
          <m:rPr>
            <m:sty m:val="p"/>
          </m:rPr>
          <w:rPr>
            <w:rStyle w:val="SubtleEmphasis"/>
            <w:rFonts w:ascii="Cambria Math" w:hAnsi="Cambria Math"/>
          </w:rPr>
          <m:t>≈</m:t>
        </m:r>
      </m:oMath>
      <w:r w:rsidR="009E7255" w:rsidRPr="007C7959">
        <w:rPr>
          <w:rStyle w:val="SubtleEmphasis"/>
        </w:rPr>
        <w:t xml:space="preserve"> </w:t>
      </w:r>
      <w:r w:rsidR="009B2C83" w:rsidRPr="007C7959">
        <w:rPr>
          <w:rStyle w:val="SubtleEmphasis"/>
        </w:rPr>
        <w:t>57</w:t>
      </w:r>
      <w:r w:rsidR="009E7255" w:rsidRPr="007C7959">
        <w:rPr>
          <w:rStyle w:val="SubtleEmphasis"/>
        </w:rPr>
        <w:t>0.000 accessi base al giorno</w:t>
      </w:r>
      <w:r w:rsidR="00C75593">
        <w:t xml:space="preserve"> (inoltre non coinvolge più l’associazione assegnamento in lettura per conoscere gli armadietti liberi)</w:t>
      </w:r>
      <w:r w:rsidR="009E7255">
        <w:t>.</w:t>
      </w:r>
    </w:p>
    <w:p w:rsidR="009B2C83" w:rsidRPr="008B0940" w:rsidRDefault="009B2C83" w:rsidP="00DF652C">
      <w:pPr>
        <w:pStyle w:val="ListParagraph"/>
        <w:numPr>
          <w:ilvl w:val="0"/>
          <w:numId w:val="39"/>
        </w:numPr>
      </w:pPr>
      <w:r w:rsidRPr="00C75593">
        <w:rPr>
          <w:b/>
          <w:i/>
        </w:rPr>
        <w:t>Conclusione:</w:t>
      </w:r>
      <w:r>
        <w:t xml:space="preserve"> </w:t>
      </w:r>
      <w:r w:rsidRPr="00C75593">
        <w:rPr>
          <w:i/>
        </w:rPr>
        <w:t>con la ridondanza Occupato si risparmiano circa 730.000 accessi base giornalieri con un dispendio di memoria minimo, si ritiene dunque necessario implementarla.</w:t>
      </w:r>
    </w:p>
    <w:p w:rsidR="008B0940" w:rsidRDefault="008B0940" w:rsidP="008B0940">
      <w:pPr>
        <w:pStyle w:val="ListParagraph"/>
      </w:pPr>
    </w:p>
    <w:p w:rsidR="009B2C83" w:rsidRDefault="009B1C34" w:rsidP="00DF652C">
      <w:pPr>
        <w:pStyle w:val="ListParagraph"/>
        <w:numPr>
          <w:ilvl w:val="0"/>
          <w:numId w:val="39"/>
        </w:numPr>
      </w:pPr>
      <w:r w:rsidRPr="009B1C34">
        <w:t xml:space="preserve">La </w:t>
      </w:r>
      <w:r w:rsidR="002E5FDB" w:rsidRPr="007C7959">
        <w:rPr>
          <w:rStyle w:val="Emphasis"/>
        </w:rPr>
        <w:t>ridondanza</w:t>
      </w:r>
      <w:r w:rsidR="009B2C83" w:rsidRPr="007C7959">
        <w:rPr>
          <w:rStyle w:val="Emphasis"/>
        </w:rPr>
        <w:t xml:space="preserve"> C</w:t>
      </w:r>
      <w:r w:rsidRPr="007C7959">
        <w:rPr>
          <w:rStyle w:val="Emphasis"/>
        </w:rPr>
        <w:t xml:space="preserve">entro </w:t>
      </w:r>
      <w:r w:rsidRPr="009B1C34">
        <w:t xml:space="preserve">occupa </w:t>
      </w:r>
      <w:r w:rsidRPr="007C7959">
        <w:rPr>
          <w:rStyle w:val="SubtleEmphasis"/>
        </w:rPr>
        <w:t xml:space="preserve">8x3.600 </w:t>
      </w:r>
      <m:oMath>
        <m:r>
          <m:rPr>
            <m:sty m:val="p"/>
          </m:rPr>
          <w:rPr>
            <w:rStyle w:val="SubtleEmphasis"/>
            <w:rFonts w:ascii="Cambria Math" w:hAnsi="Cambria Math"/>
          </w:rPr>
          <m:t>≈</m:t>
        </m:r>
      </m:oMath>
      <w:r w:rsidR="009B2C83" w:rsidRPr="007C7959">
        <w:rPr>
          <w:rStyle w:val="SubtleEmphasis"/>
        </w:rPr>
        <w:t xml:space="preserve"> </w:t>
      </w:r>
      <w:r w:rsidRPr="007C7959">
        <w:rPr>
          <w:rStyle w:val="SubtleEmphasis"/>
        </w:rPr>
        <w:t xml:space="preserve"> 28.800 byte di memoria</w:t>
      </w:r>
      <w:r w:rsidRPr="009B1C34">
        <w:t xml:space="preserve"> (28,8 k</w:t>
      </w:r>
      <w:r w:rsidR="009B2C83">
        <w:t>ilobyte).</w:t>
      </w:r>
    </w:p>
    <w:p w:rsidR="009B2C83" w:rsidRDefault="009B2C83" w:rsidP="00DF652C">
      <w:pPr>
        <w:pStyle w:val="ListParagraph"/>
        <w:numPr>
          <w:ilvl w:val="0"/>
          <w:numId w:val="39"/>
        </w:numPr>
      </w:pPr>
      <w:r w:rsidRPr="009B1C34">
        <w:t>La ridondanza</w:t>
      </w:r>
      <w:r>
        <w:t xml:space="preserve"> </w:t>
      </w:r>
      <w:r w:rsidRPr="008B0940">
        <w:rPr>
          <w:i/>
        </w:rPr>
        <w:t>Centro</w:t>
      </w:r>
      <w:r>
        <w:t xml:space="preserve"> non richiede</w:t>
      </w:r>
      <w:r w:rsidR="00C75593">
        <w:t xml:space="preserve"> praticamente</w:t>
      </w:r>
      <w:r>
        <w:t xml:space="preserve"> </w:t>
      </w:r>
      <w:r w:rsidR="009B1C34" w:rsidRPr="009B1C34">
        <w:t xml:space="preserve">aggiornamenti. </w:t>
      </w:r>
    </w:p>
    <w:p w:rsidR="009B2C83" w:rsidRDefault="009B1C34" w:rsidP="00DF652C">
      <w:pPr>
        <w:pStyle w:val="ListParagraph"/>
        <w:numPr>
          <w:ilvl w:val="0"/>
          <w:numId w:val="39"/>
        </w:numPr>
      </w:pPr>
      <w:r w:rsidRPr="009B1C34">
        <w:t xml:space="preserve">L'operazione senza tale </w:t>
      </w:r>
      <w:r w:rsidR="002E5FDB" w:rsidRPr="009B1C34">
        <w:t>ridondanza</w:t>
      </w:r>
      <w:r w:rsidRPr="009B1C34">
        <w:t xml:space="preserve"> richiede </w:t>
      </w:r>
      <w:r w:rsidR="00C75593">
        <w:t>57</w:t>
      </w:r>
      <w:r w:rsidR="009B2C83">
        <w:t>0.000</w:t>
      </w:r>
      <w:r w:rsidRPr="009B1C34">
        <w:t xml:space="preserve"> accessi </w:t>
      </w:r>
      <w:r w:rsidR="009B2C83">
        <w:t>base al giorno (calcolo sopra).</w:t>
      </w:r>
    </w:p>
    <w:p w:rsidR="00BA2CF3" w:rsidRPr="007C7959" w:rsidRDefault="009B2C83" w:rsidP="00DF652C">
      <w:pPr>
        <w:pStyle w:val="ListParagraph"/>
        <w:numPr>
          <w:ilvl w:val="0"/>
          <w:numId w:val="39"/>
        </w:numPr>
        <w:rPr>
          <w:rStyle w:val="SubtleEmphasis"/>
        </w:rPr>
      </w:pPr>
      <w:r>
        <w:t xml:space="preserve">L’operazione con la ridondanza </w:t>
      </w:r>
      <w:r w:rsidRPr="008B0940">
        <w:rPr>
          <w:i/>
        </w:rPr>
        <w:t>Centro</w:t>
      </w:r>
      <w:r>
        <w:t xml:space="preserve"> richiede </w:t>
      </w:r>
      <w:r w:rsidR="00C75593" w:rsidRPr="007C7959">
        <w:rPr>
          <w:rStyle w:val="SubtleEmphasis"/>
        </w:rPr>
        <w:t xml:space="preserve">(1x6 + 0,66x3)x12.000 </w:t>
      </w:r>
      <m:oMath>
        <m:r>
          <m:rPr>
            <m:sty m:val="p"/>
          </m:rPr>
          <w:rPr>
            <w:rStyle w:val="SubtleEmphasis"/>
            <w:rFonts w:ascii="Cambria Math" w:hAnsi="Cambria Math"/>
          </w:rPr>
          <m:t>≈</m:t>
        </m:r>
      </m:oMath>
      <w:r w:rsidR="00C75593" w:rsidRPr="007C7959">
        <w:rPr>
          <w:rStyle w:val="SubtleEmphasis"/>
        </w:rPr>
        <w:t xml:space="preserve"> 96.000 accessi base al giorno.</w:t>
      </w:r>
    </w:p>
    <w:p w:rsidR="00C75593" w:rsidRPr="00C75593" w:rsidRDefault="00C75593" w:rsidP="00DF652C">
      <w:pPr>
        <w:pStyle w:val="ListParagraph"/>
        <w:numPr>
          <w:ilvl w:val="0"/>
          <w:numId w:val="39"/>
        </w:numPr>
        <w:rPr>
          <w:i/>
        </w:rPr>
      </w:pPr>
      <w:r w:rsidRPr="00C75593">
        <w:rPr>
          <w:b/>
          <w:i/>
        </w:rPr>
        <w:t>Conclusione:</w:t>
      </w:r>
      <w:r w:rsidRPr="00C75593">
        <w:rPr>
          <w:i/>
        </w:rPr>
        <w:t xml:space="preserve"> con la ridondanza Centro si risparmiano circa 470.000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122" w:name="_Toc498878176"/>
      <w:r>
        <w:t>Operazione 4:</w:t>
      </w:r>
      <w:bookmarkEnd w:id="122"/>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843"/>
        <w:gridCol w:w="1577"/>
        <w:gridCol w:w="1260"/>
        <w:gridCol w:w="707"/>
        <w:gridCol w:w="4251"/>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FE559B" w:rsidRPr="00FE559B" w:rsidRDefault="00FE559B" w:rsidP="00971C94">
            <w:pPr>
              <w:pStyle w:val="Heading5"/>
              <w:outlineLvl w:val="4"/>
            </w:pPr>
            <w:r>
              <w:t>Concetto</w:t>
            </w:r>
          </w:p>
        </w:tc>
        <w:tc>
          <w:tcPr>
            <w:tcW w:w="157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251"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Cliente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r>
      <w:tr w:rsidR="00FE559B"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lastRenderedPageBreak/>
              <w:t>Chiesta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Ricevuta</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Amicizia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Pubblicazione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pubblicazione per vedere i post pubblicati dagli amici (in media 20 per amico).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Post</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entra in lettura in post per vedere quali sono stati pubblicati nelle ultime 24 ore.</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182"/>
        <w:gridCol w:w="216"/>
        <w:gridCol w:w="1445"/>
        <w:gridCol w:w="1169"/>
        <w:gridCol w:w="99"/>
        <w:gridCol w:w="575"/>
        <w:gridCol w:w="117"/>
        <w:gridCol w:w="3135"/>
        <w:gridCol w:w="1700"/>
      </w:tblGrid>
      <w:tr w:rsidR="002075FE"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8" w:type="dxa"/>
            <w:gridSpan w:val="2"/>
            <w:noWrap/>
            <w:vAlign w:val="center"/>
          </w:tcPr>
          <w:p w:rsidR="00FE559B" w:rsidRPr="00FE559B" w:rsidRDefault="00FE559B" w:rsidP="00971C94">
            <w:pPr>
              <w:pStyle w:val="Heading5"/>
              <w:outlineLvl w:val="4"/>
            </w:pPr>
            <w:r>
              <w:t>Concetto</w:t>
            </w:r>
          </w:p>
        </w:tc>
        <w:tc>
          <w:tcPr>
            <w:tcW w:w="144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6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91" w:type="dxa"/>
            <w:gridSpan w:val="3"/>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3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700"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Cliente</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8"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57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Chiesta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Ricevuta</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Amicizia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Log_post</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2,22</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noWrap/>
            <w:vAlign w:val="center"/>
            <w:hideMark/>
          </w:tcPr>
          <w:p w:rsidR="009F5AF6"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post recenti per vedere quali sono stati pubblicati nelle ultime 24 ore.</w:t>
            </w:r>
            <w:r w:rsidR="009F5AF6">
              <w:t xml:space="preserve"> In media un utente su 9 scrive un post in tale intervallo di tempo.</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Creazione "log_post".</w:t>
            </w:r>
          </w:p>
        </w:tc>
      </w:tr>
    </w:tbl>
    <w:p w:rsidR="00C75593" w:rsidRDefault="00C75593" w:rsidP="00C75593">
      <w:pPr>
        <w:pStyle w:val="ListParagraph"/>
      </w:pPr>
    </w:p>
    <w:p w:rsidR="008B0940" w:rsidRDefault="00C75593" w:rsidP="00DF652C">
      <w:pPr>
        <w:pStyle w:val="ListParagraph"/>
        <w:numPr>
          <w:ilvl w:val="0"/>
          <w:numId w:val="8"/>
        </w:numPr>
      </w:pPr>
      <w:r w:rsidRPr="00CA385E">
        <w:rPr>
          <w:rStyle w:val="Emphasis"/>
        </w:rPr>
        <w:t>Senza la ridondanza</w:t>
      </w:r>
      <w:r w:rsidRPr="008B0940">
        <w:rPr>
          <w:color w:val="002060"/>
        </w:rPr>
        <w:t xml:space="preserve"> </w:t>
      </w:r>
      <w:r w:rsidRPr="00FE559B">
        <w:t xml:space="preserve">si ipotizzano </w:t>
      </w:r>
      <w:r w:rsidRPr="00CA385E">
        <w:rPr>
          <w:rStyle w:val="SubtleEmphasis"/>
        </w:rPr>
        <w:t xml:space="preserve">(20x3 + 400x2 + 1)x36.000 </w:t>
      </w:r>
      <m:oMath>
        <m:r>
          <m:rPr>
            <m:sty m:val="p"/>
          </m:rPr>
          <w:rPr>
            <w:rStyle w:val="SubtleEmphasis"/>
            <w:rFonts w:ascii="Cambria Math" w:hAnsi="Cambria Math"/>
          </w:rPr>
          <m:t>≈</m:t>
        </m:r>
      </m:oMath>
      <w:r w:rsidRPr="00CA385E">
        <w:rPr>
          <w:rStyle w:val="SubtleEmphasis"/>
        </w:rPr>
        <w:t xml:space="preserve"> 31.000.000 accessi al giorno</w:t>
      </w:r>
      <w:r w:rsidRPr="00FE559B">
        <w:t>.</w:t>
      </w:r>
    </w:p>
    <w:p w:rsidR="00C75593" w:rsidRDefault="00C75593" w:rsidP="008B0940">
      <w:pPr>
        <w:pStyle w:val="ListParagraph"/>
      </w:pPr>
      <w:r w:rsidRPr="00FE559B">
        <w:t xml:space="preserve"> </w:t>
      </w:r>
    </w:p>
    <w:p w:rsidR="008D125C" w:rsidRDefault="008D125C" w:rsidP="00DF652C">
      <w:pPr>
        <w:pStyle w:val="ListParagraph"/>
        <w:numPr>
          <w:ilvl w:val="0"/>
          <w:numId w:val="8"/>
        </w:numPr>
      </w:pPr>
      <w:r>
        <w:t xml:space="preserve">La </w:t>
      </w:r>
      <w:r w:rsidR="008B0940" w:rsidRPr="00CA385E">
        <w:rPr>
          <w:rStyle w:val="Emphasis"/>
        </w:rPr>
        <w:t xml:space="preserve">log table </w:t>
      </w:r>
      <w:r w:rsidRPr="00CA385E">
        <w:rPr>
          <w:rStyle w:val="Emphasis"/>
        </w:rPr>
        <w:t>log_</w:t>
      </w:r>
      <w:r w:rsidR="00FE559B" w:rsidRPr="00CA385E">
        <w:rPr>
          <w:rStyle w:val="Emphasis"/>
        </w:rPr>
        <w:t>post</w:t>
      </w:r>
      <w:r w:rsidR="00FE559B" w:rsidRPr="008B0940">
        <w:rPr>
          <w:color w:val="002060"/>
        </w:rPr>
        <w:t xml:space="preserve"> </w:t>
      </w:r>
      <w:r w:rsidR="00FE559B" w:rsidRPr="00FE559B">
        <w:t xml:space="preserve">contiene i post scritti nelle ultime 24 ore </w:t>
      </w:r>
      <w:r>
        <w:t>cioè</w:t>
      </w:r>
      <w:r w:rsidR="00FE559B" w:rsidRPr="00FE559B">
        <w:t xml:space="preserve"> i dati del post più l'autore. </w:t>
      </w:r>
    </w:p>
    <w:p w:rsidR="008D125C" w:rsidRDefault="008D125C" w:rsidP="00DF652C">
      <w:pPr>
        <w:pStyle w:val="ListParagraph"/>
        <w:numPr>
          <w:ilvl w:val="0"/>
          <w:numId w:val="8"/>
        </w:numPr>
      </w:pPr>
      <w:r w:rsidRPr="008B0940">
        <w:rPr>
          <w:i/>
        </w:rPr>
        <w:t>Log_post</w:t>
      </w:r>
      <w:r>
        <w:t xml:space="preserve"> richiede</w:t>
      </w:r>
      <w:r w:rsidR="00FE559B" w:rsidRPr="00FE559B">
        <w:t xml:space="preserve"> la memorizzazione di 4.400 </w:t>
      </w:r>
      <w:r w:rsidR="002E5FDB" w:rsidRPr="00FE559B">
        <w:t>istanze</w:t>
      </w:r>
      <w:r w:rsidR="00FE559B" w:rsidRPr="00FE559B">
        <w:t xml:space="preserve"> ipotizzate al giorno </w:t>
      </w:r>
      <w:r>
        <w:t xml:space="preserve">e occupa </w:t>
      </w:r>
      <w:r w:rsidR="00FE559B" w:rsidRPr="00CA385E">
        <w:rPr>
          <w:rStyle w:val="SubtleEmphasis"/>
        </w:rPr>
        <w:t>(255+</w:t>
      </w:r>
      <w:r w:rsidR="0045057A" w:rsidRPr="00CA385E">
        <w:rPr>
          <w:rStyle w:val="SubtleEmphasis"/>
        </w:rPr>
        <w:t>4</w:t>
      </w:r>
      <w:r w:rsidR="00FE559B" w:rsidRPr="00CA385E">
        <w:rPr>
          <w:rStyle w:val="SubtleEmphasis"/>
        </w:rPr>
        <w:t xml:space="preserve">+8+8)x4.400 </w:t>
      </w:r>
      <m:oMath>
        <m:r>
          <m:rPr>
            <m:sty m:val="p"/>
          </m:rPr>
          <w:rPr>
            <w:rStyle w:val="SubtleEmphasis"/>
            <w:rFonts w:ascii="Cambria Math" w:hAnsi="Cambria Math"/>
          </w:rPr>
          <m:t>≈</m:t>
        </m:r>
      </m:oMath>
      <w:r w:rsidRPr="00CA385E">
        <w:rPr>
          <w:rStyle w:val="SubtleEmphasis"/>
        </w:rPr>
        <w:t xml:space="preserve"> </w:t>
      </w:r>
      <w:r w:rsidR="00F16EF3" w:rsidRPr="00CA385E">
        <w:rPr>
          <w:rStyle w:val="SubtleEmphasis"/>
        </w:rPr>
        <w:t>1.200</w:t>
      </w:r>
      <w:r w:rsidR="00FE559B" w:rsidRPr="00CA385E">
        <w:rPr>
          <w:rStyle w:val="SubtleEmphasis"/>
        </w:rPr>
        <w:t>.</w:t>
      </w:r>
      <w:r w:rsidRPr="00CA385E">
        <w:rPr>
          <w:rStyle w:val="SubtleEmphasis"/>
        </w:rPr>
        <w:t>0</w:t>
      </w:r>
      <w:r w:rsidR="00FE559B" w:rsidRPr="00CA385E">
        <w:rPr>
          <w:rStyle w:val="SubtleEmphasis"/>
        </w:rPr>
        <w:t>00 byte</w:t>
      </w:r>
      <w:r w:rsidR="00FE559B" w:rsidRPr="00FE559B">
        <w:t xml:space="preserve"> (1,</w:t>
      </w:r>
      <w:r w:rsidR="00F16EF3">
        <w:t>2</w:t>
      </w:r>
      <w:r w:rsidR="00FE559B" w:rsidRPr="00FE559B">
        <w:t xml:space="preserve"> megabyte) </w:t>
      </w:r>
      <w:r>
        <w:t>circa di memoria.</w:t>
      </w:r>
    </w:p>
    <w:p w:rsidR="008D125C" w:rsidRDefault="008D125C" w:rsidP="00DF652C">
      <w:pPr>
        <w:pStyle w:val="ListParagraph"/>
        <w:numPr>
          <w:ilvl w:val="0"/>
          <w:numId w:val="8"/>
        </w:numPr>
      </w:pPr>
      <w:r>
        <w:t>La log table necessita di 8.800 accessi in scrittura per essere mantenuta aggiornata (scrittura e cancellazione dei post scadute le 24 ore dalla creazione) più altri 4.400 accessi base all’entità Post per prenderne i dati e altri 4.400 alla relazione pubblicazione per prenderne l’autore.</w:t>
      </w:r>
    </w:p>
    <w:p w:rsidR="00FE559B" w:rsidRDefault="008D125C" w:rsidP="00DF652C">
      <w:pPr>
        <w:pStyle w:val="ListParagraph"/>
        <w:numPr>
          <w:ilvl w:val="0"/>
          <w:numId w:val="8"/>
        </w:numPr>
      </w:pPr>
      <w:r>
        <w:lastRenderedPageBreak/>
        <w:t>Con l’introduzione della log table sono necessari (</w:t>
      </w:r>
      <w:r w:rsidRPr="00CA385E">
        <w:rPr>
          <w:rStyle w:val="SubtleEmphasis"/>
        </w:rPr>
        <w:t>20x3</w:t>
      </w:r>
      <w:r w:rsidR="009F5AF6" w:rsidRPr="00CA385E">
        <w:rPr>
          <w:rStyle w:val="SubtleEmphasis"/>
        </w:rPr>
        <w:t xml:space="preserve"> + 1 + 2,22)x36.000 + 8.800x2 + 4.400x2 </w:t>
      </w:r>
      <m:oMath>
        <m:r>
          <m:rPr>
            <m:sty m:val="p"/>
          </m:rPr>
          <w:rPr>
            <w:rStyle w:val="SubtleEmphasis"/>
            <w:rFonts w:ascii="Cambria Math" w:hAnsi="Cambria Math"/>
          </w:rPr>
          <m:t>≈</m:t>
        </m:r>
      </m:oMath>
      <w:r w:rsidR="009F5AF6" w:rsidRPr="00CA385E">
        <w:rPr>
          <w:rStyle w:val="SubtleEmphasis"/>
        </w:rPr>
        <w:t xml:space="preserve"> 2.300.000 accessi base al giorno</w:t>
      </w:r>
      <w:r w:rsidR="009F5AF6">
        <w:t>.</w:t>
      </w:r>
    </w:p>
    <w:p w:rsidR="0031440E" w:rsidRPr="0031440E" w:rsidRDefault="0031440E" w:rsidP="00DF652C">
      <w:pPr>
        <w:pStyle w:val="ListParagraph"/>
        <w:numPr>
          <w:ilvl w:val="0"/>
          <w:numId w:val="8"/>
        </w:numPr>
        <w:rPr>
          <w:i/>
        </w:rPr>
      </w:pPr>
      <w:bookmarkStart w:id="123" w:name="_Hlk493246269"/>
      <w:r w:rsidRPr="00C75593">
        <w:rPr>
          <w:b/>
          <w:i/>
        </w:rPr>
        <w:t>Conclusione:</w:t>
      </w:r>
      <w:r w:rsidRPr="00C75593">
        <w:rPr>
          <w:i/>
        </w:rPr>
        <w:t xml:space="preserve"> con la </w:t>
      </w:r>
      <w:r>
        <w:rPr>
          <w:i/>
        </w:rPr>
        <w:t>log table</w:t>
      </w:r>
      <w:r w:rsidRPr="00C75593">
        <w:rPr>
          <w:i/>
        </w:rPr>
        <w:t xml:space="preserve"> si risparmiano circa </w:t>
      </w:r>
      <w:r>
        <w:rPr>
          <w:i/>
        </w:rPr>
        <w:t>28.700.000</w:t>
      </w:r>
      <w:r w:rsidRPr="00C75593">
        <w:rPr>
          <w:i/>
        </w:rPr>
        <w:t xml:space="preserve">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124" w:name="_Toc498878177"/>
      <w:bookmarkEnd w:id="123"/>
      <w:r>
        <w:t>Operazione 5:</w:t>
      </w:r>
      <w:bookmarkEnd w:id="124"/>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985"/>
        <w:gridCol w:w="1435"/>
        <w:gridCol w:w="1116"/>
        <w:gridCol w:w="993"/>
        <w:gridCol w:w="4109"/>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rsidR="00FE559B" w:rsidRPr="00FE559B" w:rsidRDefault="00FE559B" w:rsidP="00971C94">
            <w:pPr>
              <w:pStyle w:val="Heading5"/>
              <w:outlineLvl w:val="4"/>
            </w:pPr>
            <w:r>
              <w:t>Concetto</w:t>
            </w:r>
          </w:p>
        </w:tc>
        <w:tc>
          <w:tcPr>
            <w:tcW w:w="143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16"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993"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109"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Centro</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centro di cui si vogliono conoscere i dati dei corsi.</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Area</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8</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centro e sala (in media 8) attraverso area.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Occupazione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sala e calendario corso attraverso occupazione. In media si svolgono 25 corsi a palestra tre volte a settimana.</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Calendario 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i dati degli orari delle sale.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365178" w:rsidP="00971C94">
            <w:r>
              <w:t>Lezione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calendario corso e corso attraverso svolgimento.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B02695"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le informazioni dei corsi.</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737"/>
        <w:gridCol w:w="1419"/>
        <w:gridCol w:w="1080"/>
        <w:gridCol w:w="690"/>
        <w:gridCol w:w="3125"/>
        <w:gridCol w:w="1587"/>
      </w:tblGrid>
      <w:tr w:rsidR="00FE559B" w:rsidRPr="00FE559B" w:rsidTr="008B0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tcPr>
          <w:p w:rsidR="00FE559B" w:rsidRPr="00FE559B" w:rsidRDefault="00FE559B" w:rsidP="00971C94">
            <w:pPr>
              <w:pStyle w:val="Heading5"/>
              <w:outlineLvl w:val="4"/>
            </w:pPr>
            <w:r>
              <w:t>Concetto</w:t>
            </w:r>
          </w:p>
        </w:tc>
        <w:tc>
          <w:tcPr>
            <w:tcW w:w="141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8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2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le informazioni dei corsi</w:t>
            </w:r>
            <w:r w:rsidR="00DB5B2A">
              <w:t xml:space="preserve"> tra quelli che sono del giusto centro (ridondanza)</w:t>
            </w:r>
            <w:r w:rsidRPr="00FE559B">
              <w:t>.</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Centro.</w:t>
            </w:r>
          </w:p>
        </w:tc>
      </w:tr>
      <w:tr w:rsidR="00FE559B" w:rsidRPr="00FE559B" w:rsidTr="008B0940">
        <w:trPr>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365178" w:rsidP="00971C94">
            <w:r>
              <w:t>Lezione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calendario corso e corso attraverso svolgimento.</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Calendario 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i dati degli orari delle sale. In media si svolgono 25 corsi a palestra tre volte a settimana.</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FE559B" w:rsidRPr="00FE559B" w:rsidTr="008B0940">
        <w:trPr>
          <w:trHeight w:val="315"/>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Occupazione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relazioni tra sala e calendario corso attraverso occupazione. </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w:t>
            </w:r>
          </w:p>
        </w:tc>
      </w:tr>
    </w:tbl>
    <w:p w:rsidR="008B0940" w:rsidRDefault="008B0940" w:rsidP="00DF652C">
      <w:pPr>
        <w:pStyle w:val="ListParagraph"/>
        <w:numPr>
          <w:ilvl w:val="0"/>
          <w:numId w:val="9"/>
        </w:numPr>
      </w:pPr>
      <w:r w:rsidRPr="00C26D01">
        <w:rPr>
          <w:rStyle w:val="Emphasis"/>
        </w:rPr>
        <w:t>Senza ridondanza</w:t>
      </w:r>
      <w:r w:rsidRPr="008B0940">
        <w:rPr>
          <w:color w:val="002060"/>
        </w:rPr>
        <w:t xml:space="preserve"> </w:t>
      </w:r>
      <w:r w:rsidRPr="00FE559B">
        <w:t xml:space="preserve">sono necessari </w:t>
      </w:r>
      <w:r w:rsidRPr="00C26D01">
        <w:rPr>
          <w:rStyle w:val="SubtleEmphasis"/>
        </w:rPr>
        <w:t>(25x2 + 75x2 +</w:t>
      </w:r>
      <w:r w:rsidR="00C26D01">
        <w:rPr>
          <w:rStyle w:val="SubtleEmphasis"/>
        </w:rPr>
        <w:t xml:space="preserve"> </w:t>
      </w:r>
      <w:r w:rsidRPr="00C26D01">
        <w:rPr>
          <w:rStyle w:val="SubtleEmphasis"/>
        </w:rPr>
        <w:t xml:space="preserve">8 + 1)x2.850 </w:t>
      </w:r>
      <m:oMath>
        <m:r>
          <m:rPr>
            <m:sty m:val="p"/>
          </m:rPr>
          <w:rPr>
            <w:rStyle w:val="SubtleEmphasis"/>
            <w:rFonts w:ascii="Cambria Math" w:hAnsi="Cambria Math"/>
          </w:rPr>
          <m:t>≈</m:t>
        </m:r>
      </m:oMath>
      <w:r w:rsidRPr="00C26D01">
        <w:rPr>
          <w:rStyle w:val="SubtleEmphasis"/>
        </w:rPr>
        <w:t xml:space="preserve"> 600.000 accessi giornalieri</w:t>
      </w:r>
      <w:r w:rsidRPr="00FE559B">
        <w:t xml:space="preserve">. </w:t>
      </w:r>
    </w:p>
    <w:p w:rsidR="0045057A" w:rsidRDefault="0045057A" w:rsidP="0045057A">
      <w:pPr>
        <w:pStyle w:val="ListParagraph"/>
      </w:pPr>
    </w:p>
    <w:p w:rsidR="00DB5B2A" w:rsidRDefault="00FE559B" w:rsidP="00DF652C">
      <w:pPr>
        <w:pStyle w:val="ListParagraph"/>
        <w:numPr>
          <w:ilvl w:val="0"/>
          <w:numId w:val="9"/>
        </w:numPr>
      </w:pPr>
      <w:r w:rsidRPr="00FE559B">
        <w:t xml:space="preserve">Si aggiunge la </w:t>
      </w:r>
      <w:r w:rsidRPr="00C26D01">
        <w:rPr>
          <w:rStyle w:val="Emphasis"/>
        </w:rPr>
        <w:t xml:space="preserve">ridondanza </w:t>
      </w:r>
      <w:r w:rsidR="0031440E" w:rsidRPr="00C26D01">
        <w:rPr>
          <w:rStyle w:val="Emphasis"/>
        </w:rPr>
        <w:t>Centro</w:t>
      </w:r>
      <w:r w:rsidR="00DB5B2A">
        <w:t xml:space="preserve">, </w:t>
      </w:r>
      <w:r w:rsidRPr="00FE559B">
        <w:t xml:space="preserve">per ogni corso, memorizzante il centro di appartenenza. </w:t>
      </w:r>
    </w:p>
    <w:p w:rsidR="00DB5B2A" w:rsidRDefault="00FE559B" w:rsidP="00DF652C">
      <w:pPr>
        <w:pStyle w:val="ListParagraph"/>
        <w:numPr>
          <w:ilvl w:val="0"/>
          <w:numId w:val="9"/>
        </w:numPr>
      </w:pPr>
      <w:r w:rsidRPr="00FE559B">
        <w:t xml:space="preserve">Tale ridondanza necessita di </w:t>
      </w:r>
      <w:r w:rsidR="0045057A" w:rsidRPr="00C26D01">
        <w:rPr>
          <w:rStyle w:val="SubtleEmphasis"/>
        </w:rPr>
        <w:t>4</w:t>
      </w:r>
      <w:r w:rsidRPr="00C26D01">
        <w:rPr>
          <w:rStyle w:val="SubtleEmphasis"/>
        </w:rPr>
        <w:t xml:space="preserve">x1.000 = </w:t>
      </w:r>
      <w:r w:rsidR="0045057A" w:rsidRPr="00C26D01">
        <w:rPr>
          <w:rStyle w:val="SubtleEmphasis"/>
        </w:rPr>
        <w:t>4</w:t>
      </w:r>
      <w:r w:rsidRPr="00C26D01">
        <w:rPr>
          <w:rStyle w:val="SubtleEmphasis"/>
        </w:rPr>
        <w:t>.000 byte di memoria</w:t>
      </w:r>
      <w:r w:rsidRPr="00FE559B">
        <w:t xml:space="preserve"> e non richiede aggiornamenti. </w:t>
      </w:r>
    </w:p>
    <w:p w:rsidR="00DB5B2A" w:rsidRDefault="00FE559B" w:rsidP="00DF652C">
      <w:pPr>
        <w:pStyle w:val="ListParagraph"/>
        <w:numPr>
          <w:ilvl w:val="0"/>
          <w:numId w:val="9"/>
        </w:numPr>
      </w:pPr>
      <w:r w:rsidRPr="00FE559B">
        <w:t xml:space="preserve">Con la ridondanza si </w:t>
      </w:r>
      <w:r w:rsidRPr="00C26D01">
        <w:rPr>
          <w:rStyle w:val="SubtleEmphasis"/>
        </w:rPr>
        <w:t xml:space="preserve">hanno </w:t>
      </w:r>
      <w:r w:rsidR="00DB5B2A" w:rsidRPr="00C26D01">
        <w:rPr>
          <w:rStyle w:val="SubtleEmphasis"/>
        </w:rPr>
        <w:t>(25x2 + 75x2)x</w:t>
      </w:r>
      <w:r w:rsidRPr="00C26D01">
        <w:rPr>
          <w:rStyle w:val="SubtleEmphasis"/>
        </w:rPr>
        <w:t xml:space="preserve">2850 </w:t>
      </w:r>
      <m:oMath>
        <m:r>
          <m:rPr>
            <m:sty m:val="p"/>
          </m:rPr>
          <w:rPr>
            <w:rStyle w:val="SubtleEmphasis"/>
            <w:rFonts w:ascii="Cambria Math" w:hAnsi="Cambria Math"/>
          </w:rPr>
          <m:t xml:space="preserve">≈ </m:t>
        </m:r>
      </m:oMath>
      <w:r w:rsidRPr="00C26D01">
        <w:rPr>
          <w:rStyle w:val="SubtleEmphasis"/>
        </w:rPr>
        <w:t>570.000 accessi giornalieri</w:t>
      </w:r>
      <w:r w:rsidRPr="00FE559B">
        <w:t xml:space="preserve"> che coinvolgono però 4 entità e tabelle su 6. </w:t>
      </w:r>
    </w:p>
    <w:p w:rsidR="00FE559B" w:rsidRPr="00DB5B2A" w:rsidRDefault="00DB5B2A" w:rsidP="00DF652C">
      <w:pPr>
        <w:pStyle w:val="ListParagraph"/>
        <w:numPr>
          <w:ilvl w:val="0"/>
          <w:numId w:val="9"/>
        </w:numPr>
        <w:rPr>
          <w:i/>
        </w:rPr>
      </w:pPr>
      <w:r w:rsidRPr="00DB5B2A">
        <w:rPr>
          <w:b/>
          <w:i/>
        </w:rPr>
        <w:t>Conclusione:</w:t>
      </w:r>
      <w:r w:rsidRPr="00DB5B2A">
        <w:rPr>
          <w:i/>
        </w:rPr>
        <w:t xml:space="preserve"> </w:t>
      </w:r>
      <w:r w:rsidR="00FE559B" w:rsidRPr="00DB5B2A">
        <w:rPr>
          <w:i/>
        </w:rPr>
        <w:t xml:space="preserve">la ridondanza non apporta cambiamenti significativi al numero di accessi ma diminuisce </w:t>
      </w:r>
      <w:r w:rsidRPr="00DB5B2A">
        <w:rPr>
          <w:i/>
        </w:rPr>
        <w:t>di 1/3</w:t>
      </w:r>
      <w:r w:rsidR="00FE559B" w:rsidRPr="00DB5B2A">
        <w:rPr>
          <w:i/>
        </w:rPr>
        <w:t xml:space="preserve"> il numero di entità e relazioni coinvolte, perciò si decide comunque di </w:t>
      </w:r>
      <w:r w:rsidRPr="00DB5B2A">
        <w:rPr>
          <w:i/>
        </w:rPr>
        <w:t>implementarla</w:t>
      </w:r>
      <w:r w:rsidR="00FE559B" w:rsidRPr="00DB5B2A">
        <w:rPr>
          <w:i/>
        </w:rPr>
        <w:t>.</w:t>
      </w:r>
    </w:p>
    <w:p w:rsidR="006616CD" w:rsidRDefault="006616CD" w:rsidP="00101DD6">
      <w:pPr>
        <w:pStyle w:val="Heading3"/>
      </w:pPr>
      <w:bookmarkStart w:id="125" w:name="_Toc498878178"/>
      <w:r>
        <w:lastRenderedPageBreak/>
        <w:t>Operazione 6:</w:t>
      </w:r>
      <w:bookmarkEnd w:id="125"/>
    </w:p>
    <w:tbl>
      <w:tblPr>
        <w:tblStyle w:val="PlainTable4"/>
        <w:tblW w:w="0" w:type="auto"/>
        <w:tblLook w:val="04A0" w:firstRow="1" w:lastRow="0" w:firstColumn="1" w:lastColumn="0" w:noHBand="0" w:noVBand="1"/>
      </w:tblPr>
      <w:tblGrid>
        <w:gridCol w:w="2268"/>
        <w:gridCol w:w="1419"/>
        <w:gridCol w:w="1260"/>
        <w:gridCol w:w="1000"/>
        <w:gridCol w:w="3691"/>
      </w:tblGrid>
      <w:tr w:rsidR="006616CD" w:rsidRPr="006616CD" w:rsidTr="00F02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tcPr>
          <w:p w:rsidR="006616CD" w:rsidRPr="006616CD" w:rsidRDefault="006616CD" w:rsidP="00971C94">
            <w:pPr>
              <w:pStyle w:val="Heading5"/>
              <w:outlineLvl w:val="4"/>
            </w:pPr>
            <w:r>
              <w:t>Concetto</w:t>
            </w:r>
          </w:p>
        </w:tc>
        <w:tc>
          <w:tcPr>
            <w:tcW w:w="1351"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Contratto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il contratto.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Consulente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dipendente.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5652C" w:rsidP="00971C94">
            <w:r>
              <w:rPr>
                <w:rFonts w:cs="Calibri"/>
                <w:color w:val="000000"/>
                <w:szCs w:val="22"/>
              </w:rPr>
              <w:t>Sottoscrizione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cliente.</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Scelta</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con obbiettivo (in media uno).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Sede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1,33</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centro, in media un contratto su tre è multi</w:t>
            </w:r>
            <w:r w:rsidR="00B02695">
              <w:t>-</w:t>
            </w:r>
            <w:r w:rsidRPr="006616CD">
              <w:t>sede per due centri.</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Possibilità accesso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sala, in media ogni contratto prevede 4 sale.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2E5FDB" w:rsidP="00971C94">
            <w:r w:rsidRPr="006616CD">
              <w:t>Pagamento</w:t>
            </w:r>
            <w:r w:rsidR="00F02D48">
              <w:t xml:space="preserve"> rateizzato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F02D48" w:rsidP="00971C94">
            <w:pPr>
              <w:jc w:val="center"/>
              <w:cnfStyle w:val="000000100000" w:firstRow="0" w:lastRow="0" w:firstColumn="0" w:lastColumn="0" w:oddVBand="0" w:evenVBand="0" w:oddHBand="1"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F02D48" w:rsidP="00971C94">
            <w:pPr>
              <w:cnfStyle w:val="000000100000" w:firstRow="0" w:lastRow="0" w:firstColumn="0" w:lastColumn="0" w:oddVBand="0" w:evenVBand="0" w:oddHBand="1" w:evenHBand="0" w:firstRowFirstColumn="0" w:firstRowLastColumn="0" w:lastRowFirstColumn="0" w:lastRowLastColumn="0"/>
            </w:pPr>
            <w:r>
              <w:t>In media un contratto su 4 è rateizzato.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Saldo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F02D48" w:rsidP="00971C94">
            <w:pPr>
              <w:jc w:val="center"/>
              <w:cnfStyle w:val="000000000000" w:firstRow="0" w:lastRow="0" w:firstColumn="0" w:lastColumn="0" w:oddVBand="0" w:evenVBand="0" w:oddHBand="0"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pagamento.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Rata</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la rata, in media un contratto su 4 è diviso in 3 rate.</w:t>
            </w:r>
          </w:p>
        </w:tc>
      </w:tr>
      <w:tr w:rsidR="006616CD" w:rsidRPr="006616CD" w:rsidTr="00F02D48">
        <w:trPr>
          <w:trHeight w:val="315"/>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Divisione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rata.</w:t>
            </w:r>
          </w:p>
        </w:tc>
      </w:tr>
    </w:tbl>
    <w:p w:rsidR="006616CD" w:rsidRDefault="006616CD" w:rsidP="00101DD6">
      <w:pPr>
        <w:pStyle w:val="Heading3"/>
      </w:pPr>
      <w:bookmarkStart w:id="126" w:name="_Toc498878179"/>
      <w:r>
        <w:t>Operazione 7:</w:t>
      </w:r>
      <w:bookmarkEnd w:id="126"/>
    </w:p>
    <w:p w:rsidR="006616CD" w:rsidRDefault="006616CD" w:rsidP="00101DD6">
      <w:pPr>
        <w:pStyle w:val="Heading4"/>
      </w:pPr>
      <w:r>
        <w:t>Senza ridondanza</w:t>
      </w:r>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616CD" w:rsidRPr="006616CD" w:rsidRDefault="006616CD" w:rsidP="00971C94">
            <w:pPr>
              <w:pStyle w:val="Heading5"/>
              <w:outlineLvl w:val="4"/>
            </w:pPr>
            <w:r>
              <w:t>Concetto</w:t>
            </w:r>
          </w:p>
        </w:tc>
        <w:tc>
          <w:tcPr>
            <w:tcW w:w="122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10240"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r>
      <w:tr w:rsidR="006616CD" w:rsidRPr="006616CD" w:rsidTr="00971C94">
        <w:trPr>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Utilizzo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49.000</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gli utilizzi salvati sono uno ogni due esercizi svolti divisi per ogni attrezzo reale.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Esercizio svolto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120</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 xml:space="preserve">Per ogni esercizio tra quelli che utilizzano l'attrezzo e che hanno </w:t>
            </w:r>
            <w:r w:rsidR="002E5FDB" w:rsidRPr="006616CD">
              <w:t>inizio</w:t>
            </w:r>
            <w:r w:rsidRPr="006616CD">
              <w:t xml:space="preserve"> nell'ultima settimana, se ne legge la durata</w:t>
            </w:r>
            <w:r w:rsidR="00F16EF3">
              <w:t xml:space="preserve"> (in media 120)</w:t>
            </w:r>
            <w:r w:rsidRPr="006616CD">
              <w:t>.</w:t>
            </w:r>
          </w:p>
        </w:tc>
      </w:tr>
      <w:tr w:rsidR="006616CD" w:rsidRPr="006616CD" w:rsidTr="00971C94">
        <w:trPr>
          <w:trHeight w:val="6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r>
    </w:tbl>
    <w:p w:rsidR="006616CD" w:rsidRDefault="006616CD" w:rsidP="00101DD6">
      <w:pPr>
        <w:pStyle w:val="Heading4"/>
      </w:pPr>
      <w:r>
        <w:t>Con ridondanza</w:t>
      </w:r>
    </w:p>
    <w:p w:rsidR="00897D4B" w:rsidRPr="00897D4B" w:rsidRDefault="00897D4B" w:rsidP="00897D4B"/>
    <w:tbl>
      <w:tblPr>
        <w:tblStyle w:val="PlainTable4"/>
        <w:tblW w:w="0" w:type="auto"/>
        <w:tblLook w:val="04A0" w:firstRow="1" w:lastRow="0" w:firstColumn="1" w:lastColumn="0" w:noHBand="0" w:noVBand="1"/>
      </w:tblPr>
      <w:tblGrid>
        <w:gridCol w:w="1418"/>
        <w:gridCol w:w="129"/>
        <w:gridCol w:w="1306"/>
        <w:gridCol w:w="216"/>
        <w:gridCol w:w="1128"/>
        <w:gridCol w:w="700"/>
        <w:gridCol w:w="2510"/>
        <w:gridCol w:w="2231"/>
      </w:tblGrid>
      <w:tr w:rsidR="002075FE" w:rsidRPr="006616CD" w:rsidTr="00D21E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dxa"/>
            <w:gridSpan w:val="2"/>
            <w:noWrap/>
          </w:tcPr>
          <w:p w:rsidR="006616CD" w:rsidRPr="006616CD" w:rsidRDefault="006616CD" w:rsidP="002075FE">
            <w:pPr>
              <w:pStyle w:val="Heading5"/>
              <w:outlineLvl w:val="4"/>
            </w:pPr>
            <w:r>
              <w:lastRenderedPageBreak/>
              <w:t>Concetto</w:t>
            </w:r>
          </w:p>
        </w:tc>
        <w:tc>
          <w:tcPr>
            <w:tcW w:w="1522" w:type="dxa"/>
            <w:gridSpan w:val="2"/>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28"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2510"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2231"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Rido</w:t>
            </w:r>
            <w:r w:rsidR="00971C94">
              <w:t>n</w:t>
            </w:r>
            <w:r>
              <w:t>danza</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2510"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p>
        </w:tc>
      </w:tr>
      <w:tr w:rsidR="006616CD" w:rsidRPr="006616CD" w:rsidTr="00D21EFA">
        <w:trPr>
          <w:trHeight w:val="900"/>
        </w:trPr>
        <w:tc>
          <w:tcPr>
            <w:cnfStyle w:val="001000000000" w:firstRow="0" w:lastRow="0" w:firstColumn="1" w:lastColumn="0" w:oddVBand="0" w:evenVBand="0" w:oddHBand="0" w:evenHBand="0" w:firstRowFirstColumn="0" w:firstRowLastColumn="0" w:lastRowFirstColumn="0" w:lastRowLastColumn="0"/>
            <w:tcW w:w="1547" w:type="dxa"/>
            <w:gridSpan w:val="2"/>
            <w:noWrap/>
            <w:vAlign w:val="center"/>
            <w:hideMark/>
          </w:tcPr>
          <w:p w:rsidR="006616CD" w:rsidRPr="006616CD" w:rsidRDefault="006616CD" w:rsidP="002075FE">
            <w:r w:rsidRPr="006616CD">
              <w:t>Log_utilizzo</w:t>
            </w:r>
          </w:p>
        </w:tc>
        <w:tc>
          <w:tcPr>
            <w:tcW w:w="1306"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344" w:type="dxa"/>
            <w:gridSpan w:val="2"/>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120</w:t>
            </w:r>
          </w:p>
        </w:tc>
        <w:tc>
          <w:tcPr>
            <w:tcW w:w="7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2510"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xml:space="preserve"> in media 120 a settimana (calcolo nella tabella precedente).</w:t>
            </w:r>
          </w:p>
        </w:tc>
        <w:tc>
          <w:tcPr>
            <w:tcW w:w="2231"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crea una log table "log_utilizzo" che contiene i dati relativi all'utilizzo dell'ultima settimana per ogni attrezzo.</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2510"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 </w:t>
            </w:r>
          </w:p>
        </w:tc>
      </w:tr>
    </w:tbl>
    <w:p w:rsidR="008B0940" w:rsidRDefault="008B0940" w:rsidP="0045057A">
      <w:pPr>
        <w:pStyle w:val="ListParagraph"/>
        <w:ind w:left="1440"/>
      </w:pPr>
    </w:p>
    <w:p w:rsidR="008B0940" w:rsidRDefault="008B0940" w:rsidP="00DF652C">
      <w:pPr>
        <w:pStyle w:val="ListParagraph"/>
        <w:numPr>
          <w:ilvl w:val="0"/>
          <w:numId w:val="40"/>
        </w:numPr>
      </w:pPr>
      <w:r w:rsidRPr="00C26D01">
        <w:rPr>
          <w:rStyle w:val="Emphasis"/>
        </w:rPr>
        <w:t>Senza la log table</w:t>
      </w:r>
      <w:r w:rsidRPr="008B0940">
        <w:rPr>
          <w:color w:val="002060"/>
        </w:rPr>
        <w:t xml:space="preserve"> </w:t>
      </w:r>
      <w:r w:rsidRPr="006616CD">
        <w:t xml:space="preserve">sono necessari </w:t>
      </w:r>
      <w:r w:rsidRPr="00C26D01">
        <w:rPr>
          <w:rStyle w:val="SubtleEmphasis"/>
        </w:rPr>
        <w:t>2.800x(49.000</w:t>
      </w:r>
      <w:r w:rsidR="00C26D01">
        <w:rPr>
          <w:rStyle w:val="SubtleEmphasis"/>
        </w:rPr>
        <w:t xml:space="preserve"> </w:t>
      </w:r>
      <w:r w:rsidRPr="00C26D01">
        <w:rPr>
          <w:rStyle w:val="SubtleEmphasis"/>
        </w:rPr>
        <w:t>+</w:t>
      </w:r>
      <w:r w:rsidR="00C26D01">
        <w:rPr>
          <w:rStyle w:val="SubtleEmphasis"/>
        </w:rPr>
        <w:t xml:space="preserve"> </w:t>
      </w:r>
      <w:r w:rsidRPr="00C26D01">
        <w:rPr>
          <w:rStyle w:val="SubtleEmphasis"/>
        </w:rPr>
        <w:t>120) = 137.000.000 accessi base</w:t>
      </w:r>
      <w:r w:rsidRPr="006616CD">
        <w:t xml:space="preserve"> a settimana.</w:t>
      </w:r>
    </w:p>
    <w:p w:rsidR="008B0940" w:rsidRDefault="008B0940" w:rsidP="008B0940">
      <w:pPr>
        <w:pStyle w:val="ListParagraph"/>
        <w:ind w:left="1440"/>
      </w:pPr>
    </w:p>
    <w:p w:rsidR="0045057A" w:rsidRDefault="006616CD" w:rsidP="00DF652C">
      <w:pPr>
        <w:pStyle w:val="ListParagraph"/>
        <w:numPr>
          <w:ilvl w:val="0"/>
          <w:numId w:val="10"/>
        </w:numPr>
      </w:pPr>
      <w:r w:rsidRPr="00C26D01">
        <w:t>La</w:t>
      </w:r>
      <w:r w:rsidRPr="00C26D01">
        <w:rPr>
          <w:rStyle w:val="Emphasis"/>
        </w:rPr>
        <w:t xml:space="preserve"> log table </w:t>
      </w:r>
      <w:r w:rsidR="008B0940" w:rsidRPr="00C26D01">
        <w:rPr>
          <w:rStyle w:val="Emphasis"/>
        </w:rPr>
        <w:t>log_utilizzo</w:t>
      </w:r>
      <w:r w:rsidR="008B0940" w:rsidRPr="008B0940">
        <w:rPr>
          <w:color w:val="002060"/>
        </w:rPr>
        <w:t xml:space="preserve"> </w:t>
      </w:r>
      <w:r w:rsidRPr="006616CD">
        <w:t xml:space="preserve">contiene la durata degli esercizi svolti con un macchinario </w:t>
      </w:r>
      <w:r w:rsidR="0045057A">
        <w:t>e il codice di tale macchinario.</w:t>
      </w:r>
    </w:p>
    <w:p w:rsidR="0045057A" w:rsidRDefault="00F16EF3" w:rsidP="00DF652C">
      <w:pPr>
        <w:pStyle w:val="ListParagraph"/>
        <w:numPr>
          <w:ilvl w:val="0"/>
          <w:numId w:val="10"/>
        </w:numPr>
      </w:pPr>
      <w:r>
        <w:t>La log table richiede</w:t>
      </w:r>
      <w:r w:rsidR="0045057A">
        <w:t xml:space="preserve"> </w:t>
      </w:r>
      <w:r w:rsidRPr="00C26D01">
        <w:rPr>
          <w:rStyle w:val="SubtleEmphasis"/>
        </w:rPr>
        <w:t>(4</w:t>
      </w:r>
      <w:r w:rsidR="00C26D01">
        <w:rPr>
          <w:rStyle w:val="SubtleEmphasis"/>
        </w:rPr>
        <w:t xml:space="preserve"> </w:t>
      </w:r>
      <w:r w:rsidRPr="00C26D01">
        <w:rPr>
          <w:rStyle w:val="SubtleEmphasis"/>
        </w:rPr>
        <w:t>+</w:t>
      </w:r>
      <w:r w:rsidR="00C26D01">
        <w:rPr>
          <w:rStyle w:val="SubtleEmphasis"/>
        </w:rPr>
        <w:t xml:space="preserve"> </w:t>
      </w:r>
      <w:r w:rsidRPr="00C26D01">
        <w:rPr>
          <w:rStyle w:val="SubtleEmphasis"/>
        </w:rPr>
        <w:t>4)</w:t>
      </w:r>
      <w:r w:rsidR="0045057A" w:rsidRPr="00C26D01">
        <w:rPr>
          <w:rStyle w:val="SubtleEmphasis"/>
        </w:rPr>
        <w:t xml:space="preserve">x336.000 </w:t>
      </w:r>
      <m:oMath>
        <m:r>
          <m:rPr>
            <m:sty m:val="p"/>
          </m:rPr>
          <w:rPr>
            <w:rStyle w:val="SubtleEmphasis"/>
            <w:rFonts w:ascii="Cambria Math" w:hAnsi="Cambria Math"/>
          </w:rPr>
          <m:t>≈</m:t>
        </m:r>
      </m:oMath>
      <w:r w:rsidR="0045057A" w:rsidRPr="00C26D01">
        <w:rPr>
          <w:rStyle w:val="SubtleEmphasis"/>
        </w:rPr>
        <w:t xml:space="preserve"> </w:t>
      </w:r>
      <w:r w:rsidRPr="00C26D01">
        <w:rPr>
          <w:rStyle w:val="SubtleEmphasis"/>
        </w:rPr>
        <w:t>2</w:t>
      </w:r>
      <w:r w:rsidR="0045057A" w:rsidRPr="00C26D01">
        <w:rPr>
          <w:rStyle w:val="SubtleEmphasis"/>
        </w:rPr>
        <w:t>.</w:t>
      </w:r>
      <w:r w:rsidRPr="00C26D01">
        <w:rPr>
          <w:rStyle w:val="SubtleEmphasis"/>
        </w:rPr>
        <w:t>7</w:t>
      </w:r>
      <w:r w:rsidR="0045057A" w:rsidRPr="00C26D01">
        <w:rPr>
          <w:rStyle w:val="SubtleEmphasis"/>
        </w:rPr>
        <w:t>00.000 byte</w:t>
      </w:r>
      <w:r w:rsidR="0045057A" w:rsidRPr="006616CD">
        <w:t xml:space="preserve"> (</w:t>
      </w:r>
      <w:r>
        <w:t>2,7</w:t>
      </w:r>
      <w:r w:rsidR="0045057A" w:rsidRPr="006616CD">
        <w:t xml:space="preserve"> megabyte) di memoria. </w:t>
      </w:r>
      <w:r w:rsidR="006616CD" w:rsidRPr="006616CD">
        <w:t xml:space="preserve"> </w:t>
      </w:r>
    </w:p>
    <w:p w:rsidR="00FC257A" w:rsidRDefault="00F16EF3" w:rsidP="00DF652C">
      <w:pPr>
        <w:pStyle w:val="ListParagraph"/>
        <w:numPr>
          <w:ilvl w:val="0"/>
          <w:numId w:val="10"/>
        </w:numPr>
      </w:pPr>
      <w:bookmarkStart w:id="127" w:name="_Hlk498623245"/>
      <w:r w:rsidRPr="008B0940">
        <w:rPr>
          <w:i/>
        </w:rPr>
        <w:t>Log_utilizzo</w:t>
      </w:r>
      <w:r>
        <w:t xml:space="preserve"> </w:t>
      </w:r>
      <w:bookmarkEnd w:id="127"/>
      <w:r>
        <w:t xml:space="preserve">necessita di </w:t>
      </w:r>
      <w:r w:rsidR="006616CD" w:rsidRPr="00C26D01">
        <w:rPr>
          <w:rStyle w:val="SubtleEmphasis"/>
        </w:rPr>
        <w:t>2.800x120 = 336.000 accessi settimanali</w:t>
      </w:r>
      <w:r w:rsidR="006616CD" w:rsidRPr="006616CD">
        <w:t xml:space="preserve"> in scrittura </w:t>
      </w:r>
      <w:r>
        <w:t xml:space="preserve">per scrivere i dati più altrettanti per eliminarli, </w:t>
      </w:r>
      <w:r w:rsidR="00FC257A">
        <w:t xml:space="preserve">inoltre richiede lo stesso numero di </w:t>
      </w:r>
      <w:r w:rsidR="008B0940">
        <w:t xml:space="preserve">accessi in lettura all’entità </w:t>
      </w:r>
      <w:r w:rsidR="008B0940" w:rsidRPr="008B0940">
        <w:rPr>
          <w:i/>
        </w:rPr>
        <w:t>Esercizio Svolto</w:t>
      </w:r>
      <w:r w:rsidR="00FC257A">
        <w:t xml:space="preserve"> per ricavare i dati e altrettanti ancora alla relazione utilizzo per accoppiare gli esercizi svolti all’attrezzo reale.</w:t>
      </w:r>
    </w:p>
    <w:p w:rsidR="006616CD" w:rsidRDefault="006616CD" w:rsidP="00DF652C">
      <w:pPr>
        <w:pStyle w:val="ListParagraph"/>
        <w:numPr>
          <w:ilvl w:val="0"/>
          <w:numId w:val="10"/>
        </w:numPr>
      </w:pPr>
      <w:r w:rsidRPr="006616CD">
        <w:t>Con la lo</w:t>
      </w:r>
      <w:r w:rsidR="00FC257A">
        <w:t xml:space="preserve">g table sono necessari </w:t>
      </w:r>
      <w:r w:rsidR="00FC257A" w:rsidRPr="00C26D01">
        <w:rPr>
          <w:rStyle w:val="SubtleEmphasis"/>
        </w:rPr>
        <w:t>336.000x6</w:t>
      </w:r>
      <w:r w:rsidRPr="00C26D01">
        <w:rPr>
          <w:rStyle w:val="SubtleEmphasis"/>
        </w:rPr>
        <w:t xml:space="preserve"> + </w:t>
      </w:r>
      <w:r w:rsidR="00FC257A" w:rsidRPr="00C26D01">
        <w:rPr>
          <w:rStyle w:val="SubtleEmphasis"/>
        </w:rPr>
        <w:t>(</w:t>
      </w:r>
      <w:r w:rsidRPr="00C26D01">
        <w:rPr>
          <w:rStyle w:val="SubtleEmphasis"/>
        </w:rPr>
        <w:t>120</w:t>
      </w:r>
      <w:r w:rsidR="00C26D01">
        <w:rPr>
          <w:rStyle w:val="SubtleEmphasis"/>
        </w:rPr>
        <w:t xml:space="preserve"> </w:t>
      </w:r>
      <w:r w:rsidR="00FC257A" w:rsidRPr="00C26D01">
        <w:rPr>
          <w:rStyle w:val="SubtleEmphasis"/>
        </w:rPr>
        <w:t>+</w:t>
      </w:r>
      <w:r w:rsidR="00C26D01">
        <w:rPr>
          <w:rStyle w:val="SubtleEmphasis"/>
        </w:rPr>
        <w:t xml:space="preserve"> </w:t>
      </w:r>
      <w:r w:rsidR="00FC257A" w:rsidRPr="00C26D01">
        <w:rPr>
          <w:rStyle w:val="SubtleEmphasis"/>
        </w:rPr>
        <w:t>2)</w:t>
      </w:r>
      <w:r w:rsidRPr="00C26D01">
        <w:rPr>
          <w:rStyle w:val="SubtleEmphasis"/>
        </w:rPr>
        <w:t xml:space="preserve">x2.800 = </w:t>
      </w:r>
      <w:r w:rsidR="00FC257A" w:rsidRPr="00C26D01">
        <w:rPr>
          <w:rStyle w:val="SubtleEmphasis"/>
        </w:rPr>
        <w:t>2.360.000</w:t>
      </w:r>
      <w:r w:rsidRPr="00C26D01">
        <w:rPr>
          <w:rStyle w:val="SubtleEmphasis"/>
        </w:rPr>
        <w:t xml:space="preserve"> accessi </w:t>
      </w:r>
      <w:r w:rsidR="00FC257A" w:rsidRPr="00C26D01">
        <w:rPr>
          <w:rStyle w:val="SubtleEmphasis"/>
        </w:rPr>
        <w:t>base</w:t>
      </w:r>
      <w:r w:rsidR="00FC257A">
        <w:t xml:space="preserve"> </w:t>
      </w:r>
      <w:r w:rsidRPr="006616CD">
        <w:t xml:space="preserve">settimanali. </w:t>
      </w:r>
    </w:p>
    <w:p w:rsidR="00FC257A" w:rsidRPr="00FC257A" w:rsidRDefault="00FC257A" w:rsidP="00DF652C">
      <w:pPr>
        <w:pStyle w:val="ListParagraph"/>
        <w:numPr>
          <w:ilvl w:val="0"/>
          <w:numId w:val="10"/>
        </w:numPr>
        <w:rPr>
          <w:i/>
        </w:rPr>
      </w:pPr>
      <w:r w:rsidRPr="00C75593">
        <w:rPr>
          <w:b/>
          <w:i/>
        </w:rPr>
        <w:t>Conclusione:</w:t>
      </w:r>
      <w:r w:rsidRPr="00C75593">
        <w:rPr>
          <w:i/>
        </w:rPr>
        <w:t xml:space="preserve"> con la </w:t>
      </w:r>
      <w:r>
        <w:rPr>
          <w:i/>
        </w:rPr>
        <w:t>log table</w:t>
      </w:r>
      <w:r w:rsidRPr="00C75593">
        <w:rPr>
          <w:i/>
        </w:rPr>
        <w:t xml:space="preserve"> si risparmiano circa </w:t>
      </w:r>
      <w:r>
        <w:rPr>
          <w:i/>
        </w:rPr>
        <w:t>135.000.000</w:t>
      </w:r>
      <w:r w:rsidRPr="00C75593">
        <w:rPr>
          <w:i/>
        </w:rPr>
        <w:t xml:space="preserve"> accessi base </w:t>
      </w:r>
      <w:r>
        <w:rPr>
          <w:i/>
        </w:rPr>
        <w:t>a settimana con un dispendio minimo di memoria</w:t>
      </w:r>
      <w:r w:rsidRPr="00C75593">
        <w:rPr>
          <w:i/>
        </w:rPr>
        <w:t>, si ritiene dunque necessario implementarla.</w:t>
      </w:r>
    </w:p>
    <w:p w:rsidR="006616CD" w:rsidRDefault="006616CD" w:rsidP="00101DD6">
      <w:pPr>
        <w:pStyle w:val="Heading3"/>
      </w:pPr>
      <w:bookmarkStart w:id="128" w:name="_Toc498878180"/>
      <w:r>
        <w:t>Operazione 8:</w:t>
      </w:r>
      <w:bookmarkEnd w:id="128"/>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476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tcPr>
          <w:p w:rsidR="006616CD" w:rsidRPr="006616CD" w:rsidRDefault="006616CD" w:rsidP="002075FE">
            <w:pPr>
              <w:pStyle w:val="Heading5"/>
              <w:outlineLvl w:val="4"/>
            </w:pPr>
            <w:r>
              <w:t>Concetto</w:t>
            </w:r>
          </w:p>
        </w:tc>
        <w:tc>
          <w:tcPr>
            <w:tcW w:w="1419"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Acquisto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una nuova istanza per acquisto.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Acquirente</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scrive un'istanza che collega l'acquisto al cliente.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Prodotto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un'istanza che collega l'acquisto al prodotto (in media uno).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Negozio</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scrive un'istanza che collega l'acquisto al </w:t>
            </w:r>
            <w:r w:rsidR="0047643A">
              <w:t>centro</w:t>
            </w:r>
            <w:r w:rsidRPr="006616CD">
              <w:t>.</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Magazzino</w:t>
            </w:r>
          </w:p>
        </w:tc>
        <w:tc>
          <w:tcPr>
            <w:tcW w:w="1419" w:type="dxa"/>
            <w:noWrap/>
            <w:vAlign w:val="center"/>
            <w:hideMark/>
          </w:tcPr>
          <w:p w:rsidR="006616CD" w:rsidRPr="006616CD" w:rsidRDefault="0047643A" w:rsidP="0047643A">
            <w:pPr>
              <w:jc w:val="center"/>
              <w:cnfStyle w:val="000000100000" w:firstRow="0" w:lastRow="0" w:firstColumn="0" w:lastColumn="0" w:oddVBand="0" w:evenVBand="0" w:oddHBand="1" w:evenHBand="0" w:firstRowFirstColumn="0" w:firstRowLastColumn="0" w:lastRowFirstColumn="0" w:lastRowLastColumn="0"/>
            </w:pPr>
            <w:r>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cancella l'integratore acquistato dalle istanze nel magazzino.</w:t>
            </w:r>
          </w:p>
        </w:tc>
      </w:tr>
      <w:tr w:rsidR="00897D4B"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897D4B" w:rsidRPr="006616CD" w:rsidRDefault="00897D4B" w:rsidP="002075FE"/>
        </w:tc>
        <w:tc>
          <w:tcPr>
            <w:tcW w:w="1419" w:type="dxa"/>
            <w:noWrap/>
            <w:vAlign w:val="center"/>
          </w:tcPr>
          <w:p w:rsidR="00897D4B" w:rsidRDefault="00897D4B" w:rsidP="0047643A">
            <w:pPr>
              <w:jc w:val="center"/>
              <w:cnfStyle w:val="000000000000" w:firstRow="0" w:lastRow="0" w:firstColumn="0" w:lastColumn="0" w:oddVBand="0" w:evenVBand="0" w:oddHBand="0" w:evenHBand="0" w:firstRowFirstColumn="0" w:firstRowLastColumn="0" w:lastRowFirstColumn="0" w:lastRowLastColumn="0"/>
            </w:pPr>
          </w:p>
        </w:tc>
        <w:tc>
          <w:tcPr>
            <w:tcW w:w="1260" w:type="dxa"/>
            <w:noWrap/>
            <w:vAlign w:val="center"/>
          </w:tcPr>
          <w:p w:rsidR="00897D4B" w:rsidRPr="006616CD" w:rsidRDefault="00897D4B" w:rsidP="002075FE">
            <w:pPr>
              <w:jc w:val="center"/>
              <w:cnfStyle w:val="000000000000" w:firstRow="0" w:lastRow="0" w:firstColumn="0" w:lastColumn="0" w:oddVBand="0" w:evenVBand="0" w:oddHBand="0" w:evenHBand="0" w:firstRowFirstColumn="0" w:firstRowLastColumn="0" w:lastRowFirstColumn="0" w:lastRowLastColumn="0"/>
            </w:pPr>
          </w:p>
        </w:tc>
        <w:tc>
          <w:tcPr>
            <w:tcW w:w="1000" w:type="dxa"/>
            <w:noWrap/>
            <w:vAlign w:val="center"/>
          </w:tcPr>
          <w:p w:rsidR="00897D4B" w:rsidRPr="006616CD" w:rsidRDefault="00897D4B" w:rsidP="002075FE">
            <w:pPr>
              <w:jc w:val="center"/>
              <w:cnfStyle w:val="000000000000" w:firstRow="0" w:lastRow="0" w:firstColumn="0" w:lastColumn="0" w:oddVBand="0" w:evenVBand="0" w:oddHBand="0" w:evenHBand="0" w:firstRowFirstColumn="0" w:firstRowLastColumn="0" w:lastRowFirstColumn="0" w:lastRowLastColumn="0"/>
            </w:pPr>
          </w:p>
        </w:tc>
        <w:tc>
          <w:tcPr>
            <w:tcW w:w="3759" w:type="dxa"/>
            <w:vAlign w:val="center"/>
          </w:tcPr>
          <w:p w:rsidR="00897D4B" w:rsidRPr="006616CD" w:rsidRDefault="00897D4B" w:rsidP="002075FE">
            <w:pPr>
              <w:cnfStyle w:val="000000000000" w:firstRow="0" w:lastRow="0" w:firstColumn="0" w:lastColumn="0" w:oddVBand="0" w:evenVBand="0" w:oddHBand="0" w:evenHBand="0" w:firstRowFirstColumn="0" w:firstRowLastColumn="0" w:lastRowFirstColumn="0" w:lastRowLastColumn="0"/>
            </w:pPr>
          </w:p>
        </w:tc>
      </w:tr>
    </w:tbl>
    <w:p w:rsidR="002446F3" w:rsidRDefault="002446F3" w:rsidP="00897D4B">
      <w:pPr>
        <w:pStyle w:val="Heading1"/>
      </w:pPr>
      <w:bookmarkStart w:id="129" w:name="_Toc492902439"/>
      <w:bookmarkStart w:id="130" w:name="_Toc498878181"/>
      <w:r>
        <w:lastRenderedPageBreak/>
        <w:t>Progettazione logica</w:t>
      </w:r>
      <w:bookmarkEnd w:id="129"/>
      <w:bookmarkEnd w:id="130"/>
    </w:p>
    <w:p w:rsidR="00101DD6" w:rsidRDefault="00BE37E1" w:rsidP="00BE37E1">
      <w:pPr>
        <w:spacing w:after="160" w:line="259" w:lineRule="auto"/>
        <w:rPr>
          <w:rFonts w:eastAsia="Calibri"/>
          <w:szCs w:val="22"/>
        </w:rPr>
      </w:pPr>
      <w:r w:rsidRPr="00BE37E1">
        <w:rPr>
          <w:rFonts w:eastAsia="Calibri"/>
          <w:b/>
          <w:szCs w:val="22"/>
        </w:rPr>
        <w:t>Accesso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BE37E1">
        <w:rPr>
          <w:rFonts w:eastAsia="Calibri"/>
          <w:szCs w:val="22"/>
        </w:rPr>
        <w:t>)</w:t>
      </w:r>
      <w:r w:rsidRPr="00BE37E1">
        <w:rPr>
          <w:rFonts w:eastAsia="Calibri"/>
          <w:szCs w:val="22"/>
        </w:rPr>
        <w:br/>
      </w:r>
      <w:r w:rsidRPr="00BE37E1">
        <w:rPr>
          <w:rFonts w:eastAsia="Calibri"/>
          <w:b/>
          <w:szCs w:val="22"/>
        </w:rPr>
        <w:t>Acquisto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Integratore</w:t>
      </w:r>
      <w:r w:rsidRPr="00BE37E1">
        <w:rPr>
          <w:rFonts w:eastAsia="Calibri"/>
          <w:szCs w:val="22"/>
        </w:rPr>
        <w:t>, Data, Centro)</w:t>
      </w:r>
      <w:r w:rsidRPr="00BE37E1">
        <w:rPr>
          <w:rFonts w:eastAsia="Calibri"/>
          <w:szCs w:val="22"/>
        </w:rPr>
        <w:br/>
      </w:r>
      <w:r w:rsidRPr="00BE37E1">
        <w:rPr>
          <w:rFonts w:eastAsia="Calibri"/>
          <w:b/>
          <w:szCs w:val="22"/>
        </w:rPr>
        <w:t>Allegato</w:t>
      </w:r>
      <w:r w:rsidRPr="00BE37E1">
        <w:rPr>
          <w:rFonts w:eastAsia="Calibri"/>
          <w:szCs w:val="22"/>
        </w:rPr>
        <w:t>(</w:t>
      </w:r>
      <w:r w:rsidRPr="00BE37E1">
        <w:rPr>
          <w:rFonts w:eastAsia="Calibri"/>
          <w:szCs w:val="22"/>
          <w:u w:val="single"/>
        </w:rPr>
        <w:t>Link esterno</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Allenamento</w:t>
      </w:r>
      <w:r w:rsidRPr="00BE37E1">
        <w:rPr>
          <w:rFonts w:eastAsia="Calibri"/>
          <w:szCs w:val="22"/>
        </w:rPr>
        <w:t>(</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Sessione</w:t>
      </w:r>
      <w:r w:rsidRPr="00BE37E1">
        <w:rPr>
          <w:rFonts w:eastAsia="Calibri"/>
          <w:szCs w:val="22"/>
        </w:rPr>
        <w:t>)</w:t>
      </w:r>
      <w:r w:rsidRPr="00BE37E1">
        <w:rPr>
          <w:rFonts w:eastAsia="Calibri"/>
          <w:szCs w:val="22"/>
        </w:rPr>
        <w:br/>
      </w:r>
      <w:r w:rsidRPr="00BE37E1">
        <w:rPr>
          <w:rFonts w:eastAsia="Calibri"/>
          <w:b/>
          <w:szCs w:val="22"/>
        </w:rPr>
        <w:t>Amicizia</w:t>
      </w:r>
      <w:r w:rsidRPr="00BE37E1">
        <w:rPr>
          <w:rFonts w:eastAsia="Calibri"/>
          <w:szCs w:val="22"/>
        </w:rPr>
        <w:t>(</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Stato)</w:t>
      </w:r>
      <w:r w:rsidRPr="00BE37E1">
        <w:rPr>
          <w:rFonts w:eastAsia="Calibri"/>
          <w:szCs w:val="22"/>
        </w:rPr>
        <w:br/>
      </w:r>
      <w:r w:rsidRPr="00BE37E1">
        <w:rPr>
          <w:rFonts w:eastAsia="Calibri"/>
          <w:b/>
          <w:szCs w:val="22"/>
        </w:rPr>
        <w:t>Armadietto</w:t>
      </w:r>
      <w:r w:rsidRPr="00BE37E1">
        <w:rPr>
          <w:rFonts w:eastAsia="Calibri"/>
          <w:szCs w:val="22"/>
        </w:rPr>
        <w:t>(</w:t>
      </w:r>
      <w:r w:rsidRPr="00BE37E1">
        <w:rPr>
          <w:rFonts w:eastAsia="Calibri"/>
          <w:szCs w:val="22"/>
          <w:u w:val="single"/>
        </w:rPr>
        <w:t>Codice identificativo</w:t>
      </w:r>
      <w:r w:rsidRPr="00BE37E1">
        <w:rPr>
          <w:rFonts w:eastAsia="Calibri"/>
          <w:szCs w:val="22"/>
        </w:rPr>
        <w:t xml:space="preserve">, </w:t>
      </w:r>
      <w:r w:rsidRPr="00A95075">
        <w:rPr>
          <w:rFonts w:eastAsia="Calibri"/>
          <w:szCs w:val="22"/>
        </w:rPr>
        <w:t>Spogliatoio</w:t>
      </w:r>
      <w:r w:rsidRPr="00BE37E1">
        <w:rPr>
          <w:rFonts w:eastAsia="Calibri"/>
          <w:szCs w:val="22"/>
        </w:rPr>
        <w:t>, Occupato, Centro)</w:t>
      </w:r>
      <w:r w:rsidRPr="00BE37E1">
        <w:rPr>
          <w:rFonts w:eastAsia="Calibri"/>
          <w:szCs w:val="22"/>
        </w:rPr>
        <w:br/>
      </w:r>
      <w:r w:rsidRPr="00BE37E1">
        <w:rPr>
          <w:rFonts w:eastAsia="Calibri"/>
          <w:b/>
          <w:szCs w:val="22"/>
        </w:rPr>
        <w:t>Assegnamento</w:t>
      </w:r>
      <w:r w:rsidRPr="00BE37E1">
        <w:rPr>
          <w:rFonts w:eastAsia="Calibri"/>
          <w:szCs w:val="22"/>
        </w:rPr>
        <w:t>(</w:t>
      </w:r>
      <w:r w:rsidRPr="00BE37E1">
        <w:rPr>
          <w:rFonts w:eastAsia="Calibri"/>
          <w:szCs w:val="22"/>
          <w:u w:val="single"/>
        </w:rPr>
        <w:t>Armadietto</w:t>
      </w:r>
      <w:r w:rsidRPr="00BE37E1">
        <w:rPr>
          <w:rFonts w:eastAsia="Calibri"/>
          <w:szCs w:val="22"/>
        </w:rPr>
        <w:t xml:space="preserve">, </w:t>
      </w:r>
      <w:r w:rsidRPr="00BE37E1">
        <w:rPr>
          <w:rFonts w:eastAsia="Calibri"/>
          <w:szCs w:val="22"/>
          <w:u w:val="single"/>
        </w:rPr>
        <w:t>Momento</w:t>
      </w:r>
      <w:r w:rsidRPr="00BE37E1">
        <w:rPr>
          <w:rFonts w:eastAsia="Calibri"/>
          <w:szCs w:val="22"/>
        </w:rPr>
        <w:t>, CodiceSblocco, Cliente)</w:t>
      </w:r>
      <w:r w:rsidRPr="00BE37E1">
        <w:rPr>
          <w:rFonts w:eastAsia="Calibri"/>
          <w:szCs w:val="22"/>
        </w:rPr>
        <w:br/>
      </w:r>
      <w:r w:rsidRPr="00BE37E1">
        <w:rPr>
          <w:rFonts w:eastAsia="Calibri"/>
          <w:b/>
          <w:szCs w:val="22"/>
        </w:rPr>
        <w:t>Attività</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Interessato</w:t>
      </w:r>
      <w:r w:rsidRPr="00BE37E1">
        <w:rPr>
          <w:rFonts w:eastAsia="Calibri"/>
          <w:szCs w:val="22"/>
        </w:rPr>
        <w:t>)</w:t>
      </w:r>
      <w:r w:rsidRPr="00BE37E1">
        <w:rPr>
          <w:rFonts w:eastAsia="Calibri"/>
          <w:szCs w:val="22"/>
        </w:rPr>
        <w:br/>
      </w:r>
      <w:r w:rsidRPr="00BE37E1">
        <w:rPr>
          <w:rFonts w:eastAsia="Calibri"/>
          <w:b/>
          <w:szCs w:val="22"/>
        </w:rPr>
        <w:t>Attrezzatura</w:t>
      </w:r>
      <w:r w:rsidRPr="00BE37E1">
        <w:rPr>
          <w:rFonts w:eastAsia="Calibri"/>
          <w:szCs w:val="22"/>
        </w:rPr>
        <w:t>(</w:t>
      </w:r>
      <w:r w:rsidRPr="00BE37E1">
        <w:rPr>
          <w:rFonts w:eastAsia="Calibri"/>
          <w:szCs w:val="22"/>
          <w:u w:val="single"/>
        </w:rPr>
        <w:t>Esercizio</w:t>
      </w:r>
      <w:r w:rsidRPr="00BE37E1">
        <w:rPr>
          <w:rFonts w:eastAsia="Calibri"/>
          <w:szCs w:val="22"/>
        </w:rPr>
        <w:t xml:space="preserve">, Configurazione, </w:t>
      </w:r>
      <w:r w:rsidRPr="00BE37E1">
        <w:rPr>
          <w:rFonts w:eastAsia="Calibri"/>
          <w:szCs w:val="22"/>
          <w:u w:val="single"/>
        </w:rPr>
        <w:t>Tipologia macchinario</w:t>
      </w:r>
      <w:r w:rsidRPr="00BE37E1">
        <w:rPr>
          <w:rFonts w:eastAsia="Calibri"/>
          <w:szCs w:val="22"/>
        </w:rPr>
        <w:t>)</w:t>
      </w:r>
      <w:r w:rsidRPr="00BE37E1">
        <w:rPr>
          <w:rFonts w:eastAsia="Calibri"/>
          <w:szCs w:val="22"/>
        </w:rPr>
        <w:br/>
      </w:r>
      <w:r w:rsidRPr="00BE37E1">
        <w:rPr>
          <w:rFonts w:eastAsia="Calibri"/>
          <w:b/>
          <w:szCs w:val="22"/>
        </w:rPr>
        <w:t>Calendario Centro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apertura</w:t>
      </w:r>
      <w:r w:rsidRPr="00BE37E1">
        <w:rPr>
          <w:rFonts w:eastAsia="Calibri"/>
          <w:szCs w:val="22"/>
        </w:rPr>
        <w:t xml:space="preserve">, </w:t>
      </w:r>
      <w:r w:rsidRPr="00BE37E1">
        <w:rPr>
          <w:rFonts w:eastAsia="Calibri"/>
          <w:szCs w:val="22"/>
          <w:u w:val="single"/>
        </w:rPr>
        <w:t>Centro</w:t>
      </w:r>
      <w:r w:rsidRPr="00BE37E1">
        <w:rPr>
          <w:rFonts w:eastAsia="Calibri"/>
          <w:szCs w:val="22"/>
        </w:rPr>
        <w:t>, Orario chiusura)</w:t>
      </w:r>
      <w:r w:rsidRPr="00BE37E1">
        <w:rPr>
          <w:rFonts w:eastAsia="Calibri"/>
          <w:szCs w:val="22"/>
        </w:rPr>
        <w:br/>
      </w:r>
      <w:r w:rsidRPr="00BE37E1">
        <w:rPr>
          <w:rFonts w:eastAsia="Calibri"/>
          <w:b/>
          <w:szCs w:val="22"/>
        </w:rPr>
        <w:t>Calendario Corso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Corso</w:t>
      </w:r>
      <w:r w:rsidRPr="00BE37E1">
        <w:rPr>
          <w:rFonts w:eastAsia="Calibri"/>
          <w:szCs w:val="22"/>
        </w:rPr>
        <w:t xml:space="preserve">, Durata,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Centro</w:t>
      </w:r>
      <w:r w:rsidRPr="00BE37E1">
        <w:rPr>
          <w:rFonts w:eastAsia="Calibri"/>
          <w:szCs w:val="22"/>
        </w:rPr>
        <w:t>(</w:t>
      </w:r>
      <w:r w:rsidRPr="00BE37E1">
        <w:rPr>
          <w:rFonts w:eastAsia="Calibri"/>
          <w:szCs w:val="22"/>
          <w:u w:val="single"/>
        </w:rPr>
        <w:t>Codice</w:t>
      </w:r>
      <w:r w:rsidRPr="00BE37E1">
        <w:rPr>
          <w:rFonts w:eastAsia="Calibri"/>
          <w:szCs w:val="22"/>
        </w:rPr>
        <w:t>, Numero telefonico, Capienza massima clienti, Dimensione, Indirizzo</w:t>
      </w:r>
      <w:r w:rsidR="00623AFA">
        <w:rPr>
          <w:rFonts w:eastAsia="Calibri"/>
          <w:szCs w:val="22"/>
        </w:rPr>
        <w:t>, Clienti dentro</w:t>
      </w:r>
      <w:r w:rsidRPr="00BE37E1">
        <w:rPr>
          <w:rFonts w:eastAsia="Calibri"/>
          <w:szCs w:val="22"/>
        </w:rPr>
        <w:t>)</w:t>
      </w:r>
      <w:r w:rsidRPr="00BE37E1">
        <w:rPr>
          <w:rFonts w:eastAsia="Calibri"/>
          <w:szCs w:val="22"/>
        </w:rPr>
        <w:br/>
      </w:r>
      <w:r w:rsidRPr="00BE37E1">
        <w:rPr>
          <w:rFonts w:eastAsia="Calibri"/>
          <w:b/>
          <w:szCs w:val="22"/>
        </w:rPr>
        <w:t>Cerchia</w:t>
      </w:r>
      <w:r w:rsidRPr="00BE37E1">
        <w:rPr>
          <w:rFonts w:eastAsia="Calibri"/>
          <w:szCs w:val="22"/>
        </w:rPr>
        <w:t xml:space="preserve"> (</w:t>
      </w:r>
      <w:r w:rsidRPr="00BE37E1">
        <w:rPr>
          <w:rFonts w:eastAsia="Calibri"/>
          <w:szCs w:val="22"/>
          <w:u w:val="single"/>
        </w:rPr>
        <w:t>Nome cerchia</w:t>
      </w:r>
      <w:r w:rsidRPr="00BE37E1">
        <w:rPr>
          <w:rFonts w:eastAsia="Calibri"/>
          <w:szCs w:val="22"/>
        </w:rPr>
        <w:t xml:space="preserve">, </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xml:space="preserve">, </w:t>
      </w:r>
      <w:r w:rsidRPr="00BE37E1">
        <w:rPr>
          <w:rFonts w:eastAsia="Calibri"/>
          <w:szCs w:val="22"/>
          <w:u w:val="single"/>
        </w:rPr>
        <w:t>Direzione inserimento</w:t>
      </w:r>
      <w:r w:rsidRPr="00BE37E1">
        <w:rPr>
          <w:rFonts w:eastAsia="Calibri"/>
          <w:szCs w:val="22"/>
        </w:rPr>
        <w:t>)</w:t>
      </w:r>
      <w:r w:rsidRPr="00BE37E1">
        <w:rPr>
          <w:rFonts w:eastAsia="Calibri"/>
          <w:szCs w:val="22"/>
        </w:rPr>
        <w:br/>
      </w:r>
      <w:r w:rsidRPr="00BE37E1">
        <w:rPr>
          <w:rFonts w:eastAsia="Calibri"/>
          <w:b/>
          <w:szCs w:val="22"/>
        </w:rPr>
        <w:t>Cliente</w:t>
      </w:r>
      <w:r w:rsidRPr="00BE37E1">
        <w:rPr>
          <w:rFonts w:eastAsia="Calibri"/>
          <w:szCs w:val="22"/>
        </w:rPr>
        <w:t>(</w:t>
      </w:r>
      <w:r w:rsidRPr="00BE37E1">
        <w:rPr>
          <w:rFonts w:eastAsia="Calibri"/>
          <w:szCs w:val="22"/>
          <w:u w:val="single"/>
        </w:rPr>
        <w:t>Codice Fiscale</w:t>
      </w:r>
      <w:r w:rsidRPr="00BE37E1">
        <w:rPr>
          <w:rFonts w:eastAsia="Calibri"/>
          <w:szCs w:val="22"/>
        </w:rPr>
        <w:t>, Codice documento, Prefettura, Cognome, Nome, Username, Password, Indirizzo,  Altezza, Data nascita, Tutor attuale</w:t>
      </w:r>
      <w:r w:rsidR="00623AFA">
        <w:rPr>
          <w:rFonts w:eastAsia="Calibri"/>
          <w:szCs w:val="22"/>
        </w:rPr>
        <w:t>, Credibilità, Stato, Entità stato</w:t>
      </w:r>
      <w:r w:rsidRPr="00BE37E1">
        <w:rPr>
          <w:rFonts w:eastAsia="Calibri"/>
          <w:szCs w:val="22"/>
        </w:rPr>
        <w:t>)</w:t>
      </w:r>
      <w:r w:rsidRPr="00BE37E1">
        <w:rPr>
          <w:rFonts w:eastAsia="Calibri"/>
          <w:szCs w:val="22"/>
        </w:rPr>
        <w:br/>
      </w:r>
      <w:r w:rsidRPr="00BE37E1">
        <w:rPr>
          <w:rFonts w:eastAsia="Calibri"/>
          <w:b/>
          <w:szCs w:val="22"/>
        </w:rPr>
        <w:t>Contratto</w:t>
      </w:r>
      <w:r w:rsidRPr="00BE37E1">
        <w:rPr>
          <w:rFonts w:eastAsia="Calibri"/>
          <w:szCs w:val="22"/>
        </w:rPr>
        <w:t>(</w:t>
      </w:r>
      <w:r w:rsidRPr="00BE37E1">
        <w:rPr>
          <w:rFonts w:eastAsia="Calibri"/>
          <w:szCs w:val="22"/>
          <w:u w:val="single"/>
        </w:rPr>
        <w:t>Codice</w:t>
      </w:r>
      <w:r w:rsidRPr="00BE37E1">
        <w:rPr>
          <w:rFonts w:eastAsia="Calibri"/>
          <w:szCs w:val="22"/>
        </w:rPr>
        <w:t>, Cliente, Consulente, Prezzo, Data sottoscrizione, Accessi settimanali, Durata, Tipo, Saldato)</w:t>
      </w:r>
      <w:r w:rsidRPr="00BE37E1">
        <w:rPr>
          <w:rFonts w:eastAsia="Calibri"/>
          <w:szCs w:val="22"/>
        </w:rPr>
        <w:br/>
      </w:r>
      <w:r w:rsidRPr="00BE37E1">
        <w:rPr>
          <w:rFonts w:eastAsia="Calibri"/>
          <w:b/>
          <w:szCs w:val="22"/>
        </w:rPr>
        <w:t>Corso</w:t>
      </w:r>
      <w:r w:rsidRPr="00BE37E1">
        <w:rPr>
          <w:rFonts w:eastAsia="Calibri"/>
          <w:szCs w:val="22"/>
        </w:rPr>
        <w:t>(</w:t>
      </w:r>
      <w:r w:rsidRPr="00BE37E1">
        <w:rPr>
          <w:rFonts w:eastAsia="Calibri"/>
          <w:szCs w:val="22"/>
          <w:u w:val="single"/>
        </w:rPr>
        <w:t>Codice</w:t>
      </w:r>
      <w:r w:rsidRPr="00BE37E1">
        <w:rPr>
          <w:rFonts w:eastAsia="Calibri"/>
          <w:szCs w:val="22"/>
        </w:rPr>
        <w:t>, Nome, Livello, Data fine, Data inizio, Centro)</w:t>
      </w:r>
      <w:r w:rsidRPr="00BE37E1">
        <w:rPr>
          <w:rFonts w:eastAsia="Calibri"/>
          <w:szCs w:val="22"/>
        </w:rPr>
        <w:br/>
      </w:r>
      <w:r w:rsidRPr="00BE37E1">
        <w:rPr>
          <w:rFonts w:eastAsia="Calibri"/>
          <w:b/>
          <w:szCs w:val="22"/>
        </w:rPr>
        <w:t>Dieta</w:t>
      </w:r>
      <w:r w:rsidRPr="00BE37E1">
        <w:rPr>
          <w:rFonts w:eastAsia="Calibri"/>
          <w:szCs w:val="22"/>
        </w:rPr>
        <w:t>(</w:t>
      </w:r>
      <w:r w:rsidRPr="00BE37E1">
        <w:rPr>
          <w:rFonts w:eastAsia="Calibri"/>
          <w:szCs w:val="22"/>
          <w:u w:val="single"/>
        </w:rPr>
        <w:t>Codice</w:t>
      </w:r>
      <w:r w:rsidRPr="00BE37E1">
        <w:rPr>
          <w:rFonts w:eastAsia="Calibri"/>
          <w:szCs w:val="22"/>
        </w:rPr>
        <w:t>, Calorie massime, Calorie minime, Nu</w:t>
      </w:r>
      <w:r w:rsidR="007A36F9">
        <w:rPr>
          <w:rFonts w:eastAsia="Calibri"/>
          <w:szCs w:val="22"/>
        </w:rPr>
        <w:t>mero pasti, Composizione pasti</w:t>
      </w:r>
      <w:r w:rsidRPr="00BE37E1">
        <w:rPr>
          <w:rFonts w:eastAsia="Calibri"/>
          <w:szCs w:val="22"/>
        </w:rPr>
        <w:t>, Scheda alimentazione)</w:t>
      </w:r>
      <w:r w:rsidRPr="00BE37E1">
        <w:rPr>
          <w:rFonts w:eastAsia="Calibri"/>
          <w:szCs w:val="22"/>
        </w:rPr>
        <w:br/>
      </w:r>
      <w:r w:rsidRPr="00BE37E1">
        <w:rPr>
          <w:rFonts w:eastAsia="Calibri"/>
          <w:b/>
          <w:szCs w:val="22"/>
        </w:rPr>
        <w:t>Dipendente</w:t>
      </w:r>
      <w:r w:rsidRPr="00BE37E1">
        <w:rPr>
          <w:rFonts w:eastAsia="Calibri"/>
          <w:szCs w:val="22"/>
        </w:rPr>
        <w:t>(</w:t>
      </w:r>
      <w:r w:rsidRPr="00BE37E1">
        <w:rPr>
          <w:rFonts w:eastAsia="Calibri"/>
          <w:szCs w:val="22"/>
          <w:u w:val="single"/>
        </w:rPr>
        <w:t>Codice fiscale</w:t>
      </w:r>
      <w:r w:rsidRPr="00BE37E1">
        <w:rPr>
          <w:rFonts w:eastAsia="Calibri"/>
          <w:szCs w:val="22"/>
        </w:rPr>
        <w:t>, Codice documento, Data nascita, Prefettura, Cognome, Nome, Indirizzo)</w:t>
      </w:r>
      <w:r w:rsidRPr="00BE37E1">
        <w:rPr>
          <w:rFonts w:eastAsia="Calibri"/>
          <w:szCs w:val="22"/>
        </w:rPr>
        <w:br/>
      </w:r>
      <w:r w:rsidRPr="00BE37E1">
        <w:rPr>
          <w:rFonts w:eastAsia="Calibri"/>
          <w:b/>
          <w:szCs w:val="22"/>
        </w:rPr>
        <w:t>Esercizio</w:t>
      </w:r>
      <w:r w:rsidRPr="00BE37E1">
        <w:rPr>
          <w:rFonts w:eastAsia="Calibri"/>
          <w:szCs w:val="22"/>
        </w:rPr>
        <w:t>(</w:t>
      </w:r>
      <w:r w:rsidRPr="00BE37E1">
        <w:rPr>
          <w:rFonts w:eastAsia="Calibri"/>
          <w:szCs w:val="22"/>
          <w:u w:val="single"/>
        </w:rPr>
        <w:t>Codice</w:t>
      </w:r>
      <w:r w:rsidRPr="00BE37E1">
        <w:rPr>
          <w:rFonts w:eastAsia="Calibri"/>
          <w:szCs w:val="22"/>
        </w:rPr>
        <w:t>, Dispendio energetico, Nome, Numero ripetizioni, Numero per ripetizione, Durata recupero, Durata esercizio)</w:t>
      </w:r>
      <w:r w:rsidRPr="00BE37E1">
        <w:rPr>
          <w:rFonts w:eastAsia="Calibri"/>
          <w:szCs w:val="22"/>
        </w:rPr>
        <w:br/>
      </w:r>
      <w:r w:rsidRPr="00BE37E1">
        <w:rPr>
          <w:rFonts w:eastAsia="Calibri"/>
          <w:b/>
          <w:szCs w:val="22"/>
        </w:rPr>
        <w:t>Esercizio Svolto</w:t>
      </w:r>
      <w:r w:rsidRPr="00BE37E1">
        <w:rPr>
          <w:rFonts w:eastAsia="Calibri"/>
          <w:szCs w:val="22"/>
        </w:rPr>
        <w:t>(</w:t>
      </w:r>
      <w:r w:rsidRPr="00BE37E1">
        <w:rPr>
          <w:rFonts w:eastAsia="Calibri"/>
          <w:szCs w:val="22"/>
          <w:u w:val="single"/>
        </w:rPr>
        <w:t>Inizio</w:t>
      </w:r>
      <w:r w:rsidRPr="00BE37E1">
        <w:rPr>
          <w:rFonts w:eastAsia="Calibri"/>
          <w:szCs w:val="22"/>
        </w:rPr>
        <w:t xml:space="preserve">, </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Cliente</w:t>
      </w:r>
      <w:r w:rsidRPr="00BE37E1">
        <w:rPr>
          <w:rFonts w:eastAsia="Calibri"/>
          <w:szCs w:val="22"/>
        </w:rPr>
        <w:t xml:space="preserve">, </w:t>
      </w:r>
      <w:r w:rsidR="0057154B">
        <w:rPr>
          <w:rFonts w:eastAsia="Calibri"/>
          <w:szCs w:val="22"/>
        </w:rPr>
        <w:t>Calorie consumate</w:t>
      </w:r>
      <w:r w:rsidRPr="00BE37E1">
        <w:rPr>
          <w:rFonts w:eastAsia="Calibri"/>
          <w:szCs w:val="22"/>
        </w:rPr>
        <w:t>, Battito cardiaco medio, Tempo impiegato, Configurazione, Attrezzatura</w:t>
      </w:r>
      <w:r w:rsidR="0057154B">
        <w:rPr>
          <w:rFonts w:eastAsia="Calibri"/>
          <w:szCs w:val="22"/>
        </w:rPr>
        <w:t>, Tempo recupero medio</w:t>
      </w:r>
      <w:r w:rsidRPr="00BE37E1">
        <w:rPr>
          <w:rFonts w:eastAsia="Calibri"/>
          <w:szCs w:val="22"/>
        </w:rPr>
        <w:t>)</w:t>
      </w:r>
      <w:r w:rsidRPr="00BE37E1">
        <w:rPr>
          <w:rFonts w:eastAsia="Calibri"/>
          <w:szCs w:val="22"/>
        </w:rPr>
        <w:br/>
      </w:r>
      <w:r w:rsidRPr="00BE37E1">
        <w:rPr>
          <w:rFonts w:eastAsia="Calibri"/>
          <w:b/>
          <w:szCs w:val="22"/>
        </w:rPr>
        <w:t>Fine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007A36F9">
        <w:rPr>
          <w:rFonts w:eastAsia="Calibri"/>
          <w:szCs w:val="22"/>
          <w:u w:val="single"/>
        </w:rPr>
        <w:t>Scheda alimentazione</w:t>
      </w:r>
      <w:r w:rsidRPr="00BE37E1">
        <w:rPr>
          <w:rFonts w:eastAsia="Calibri"/>
          <w:szCs w:val="22"/>
        </w:rPr>
        <w:t>)</w:t>
      </w:r>
      <w:r w:rsidRPr="00BE37E1">
        <w:rPr>
          <w:rFonts w:eastAsia="Calibri"/>
          <w:szCs w:val="22"/>
        </w:rPr>
        <w:br/>
      </w:r>
      <w:r w:rsidRPr="00BE37E1">
        <w:rPr>
          <w:rFonts w:eastAsia="Calibri"/>
          <w:b/>
          <w:szCs w:val="22"/>
        </w:rPr>
        <w:t>Fornitore</w:t>
      </w:r>
      <w:r w:rsidRPr="00BE37E1">
        <w:rPr>
          <w:rFonts w:eastAsia="Calibri"/>
          <w:szCs w:val="22"/>
        </w:rPr>
        <w:t>(</w:t>
      </w:r>
      <w:r w:rsidRPr="00BE37E1">
        <w:rPr>
          <w:rFonts w:eastAsia="Calibri"/>
          <w:szCs w:val="22"/>
          <w:u w:val="single"/>
        </w:rPr>
        <w:t>Partita IVA</w:t>
      </w:r>
      <w:r w:rsidRPr="00BE37E1">
        <w:rPr>
          <w:rFonts w:eastAsia="Calibri"/>
          <w:szCs w:val="22"/>
        </w:rPr>
        <w:t>, Indirizzo, Nome commerciale, Firma societaria, Numero telefonico)</w:t>
      </w:r>
      <w:r w:rsidRPr="00BE37E1">
        <w:rPr>
          <w:rFonts w:eastAsia="Calibri"/>
          <w:szCs w:val="22"/>
        </w:rPr>
        <w:br/>
      </w:r>
      <w:r w:rsidRPr="00BE37E1">
        <w:rPr>
          <w:rFonts w:eastAsia="Calibri"/>
          <w:b/>
          <w:szCs w:val="22"/>
        </w:rPr>
        <w:t>Giudizio</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Cliente</w:t>
      </w:r>
      <w:r w:rsidRPr="00BE37E1">
        <w:rPr>
          <w:rFonts w:eastAsia="Calibri"/>
          <w:szCs w:val="22"/>
        </w:rPr>
        <w:t>, Valore</w:t>
      </w:r>
      <w:r w:rsidR="00886091">
        <w:rPr>
          <w:rFonts w:eastAsia="Calibri"/>
          <w:szCs w:val="22"/>
        </w:rPr>
        <w:t>, Timestamp</w:t>
      </w:r>
      <w:r w:rsidRPr="00BE37E1">
        <w:rPr>
          <w:rFonts w:eastAsia="Calibri"/>
          <w:szCs w:val="22"/>
        </w:rPr>
        <w:t>)</w:t>
      </w:r>
      <w:r w:rsidRPr="00BE37E1">
        <w:rPr>
          <w:rFonts w:eastAsia="Calibri"/>
          <w:szCs w:val="22"/>
        </w:rPr>
        <w:br/>
      </w:r>
      <w:r w:rsidRPr="00BE37E1">
        <w:rPr>
          <w:rFonts w:eastAsia="Calibri"/>
          <w:b/>
          <w:szCs w:val="22"/>
        </w:rPr>
        <w:t>Integratore</w:t>
      </w:r>
      <w:r w:rsidRPr="00BE37E1">
        <w:rPr>
          <w:rFonts w:eastAsia="Calibri"/>
          <w:szCs w:val="22"/>
        </w:rPr>
        <w:t>(</w:t>
      </w:r>
      <w:r w:rsidRPr="00BE37E1">
        <w:rPr>
          <w:rFonts w:eastAsia="Calibri"/>
          <w:szCs w:val="22"/>
          <w:u w:val="single"/>
        </w:rPr>
        <w:t>Codice</w:t>
      </w:r>
      <w:r w:rsidRPr="00BE37E1">
        <w:rPr>
          <w:rFonts w:eastAsia="Calibri"/>
          <w:szCs w:val="22"/>
        </w:rPr>
        <w:t>, Nome commerciale, Sostanza contenuta, Pezzi per confezione, Quantità prodotto, Scadenza, Fornitore)</w:t>
      </w:r>
      <w:r w:rsidRPr="00BE37E1">
        <w:rPr>
          <w:rFonts w:eastAsia="Calibri"/>
          <w:szCs w:val="22"/>
        </w:rPr>
        <w:br/>
      </w:r>
      <w:r w:rsidRPr="00BE37E1">
        <w:rPr>
          <w:rFonts w:eastAsia="Calibri"/>
          <w:b/>
          <w:szCs w:val="22"/>
        </w:rPr>
        <w:t>Iscrizione</w:t>
      </w:r>
      <w:r w:rsidRPr="00BE37E1">
        <w:rPr>
          <w:rFonts w:eastAsia="Calibri"/>
          <w:szCs w:val="22"/>
        </w:rPr>
        <w:t>(</w:t>
      </w:r>
      <w:r w:rsidRPr="00BE37E1">
        <w:rPr>
          <w:rFonts w:eastAsia="Calibri"/>
          <w:szCs w:val="22"/>
          <w:u w:val="single"/>
        </w:rPr>
        <w:t>Corso</w:t>
      </w:r>
      <w:r w:rsidRPr="00BE37E1">
        <w:rPr>
          <w:rFonts w:eastAsia="Calibri"/>
          <w:szCs w:val="22"/>
        </w:rPr>
        <w:t xml:space="preserve">, </w:t>
      </w:r>
      <w:r w:rsidRPr="00BE37E1">
        <w:rPr>
          <w:rFonts w:eastAsia="Calibri"/>
          <w:szCs w:val="22"/>
          <w:u w:val="single"/>
        </w:rPr>
        <w:t>Cliente</w:t>
      </w:r>
      <w:r w:rsidRPr="00BE37E1">
        <w:rPr>
          <w:rFonts w:eastAsia="Calibri"/>
          <w:szCs w:val="22"/>
        </w:rPr>
        <w:t>)</w:t>
      </w:r>
      <w:r w:rsidRPr="00BE37E1">
        <w:rPr>
          <w:rFonts w:eastAsia="Calibri"/>
          <w:szCs w:val="22"/>
        </w:rPr>
        <w:br/>
      </w:r>
      <w:r w:rsidRPr="00BE37E1">
        <w:rPr>
          <w:rFonts w:eastAsia="Calibri"/>
          <w:b/>
          <w:szCs w:val="22"/>
        </w:rPr>
        <w:t>Magazzino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rPr>
        <w:br/>
      </w:r>
      <w:r w:rsidRPr="00BE37E1">
        <w:rPr>
          <w:rFonts w:eastAsia="Calibri"/>
          <w:b/>
          <w:szCs w:val="22"/>
        </w:rPr>
        <w:t>Macchinario</w:t>
      </w:r>
      <w:r w:rsidRPr="00BE37E1">
        <w:rPr>
          <w:rFonts w:eastAsia="Calibri"/>
          <w:szCs w:val="22"/>
        </w:rPr>
        <w:t>(</w:t>
      </w:r>
      <w:r w:rsidRPr="00BE37E1">
        <w:rPr>
          <w:rFonts w:eastAsia="Calibri"/>
          <w:szCs w:val="22"/>
          <w:u w:val="single"/>
        </w:rPr>
        <w:t>Codice</w:t>
      </w:r>
      <w:r w:rsidRPr="00BE37E1">
        <w:rPr>
          <w:rFonts w:eastAsia="Calibri"/>
          <w:szCs w:val="22"/>
        </w:rPr>
        <w:t>, Tipologia, Consumo energetico, Percentuale usura, Sala, Centro)</w:t>
      </w:r>
      <w:r w:rsidRPr="00BE37E1">
        <w:rPr>
          <w:rFonts w:eastAsia="Calibri"/>
          <w:szCs w:val="22"/>
        </w:rPr>
        <w:br/>
      </w:r>
      <w:r w:rsidRPr="00BE37E1">
        <w:rPr>
          <w:rFonts w:eastAsia="Calibri"/>
          <w:b/>
          <w:szCs w:val="22"/>
        </w:rPr>
        <w:t>Misurazione</w:t>
      </w:r>
      <w:r w:rsidRPr="00BE37E1">
        <w:rPr>
          <w:rFonts w:eastAsia="Calibri"/>
          <w:szCs w:val="22"/>
        </w:rPr>
        <w:t>(</w:t>
      </w:r>
      <w:r w:rsidRPr="00BE37E1">
        <w:rPr>
          <w:rFonts w:eastAsia="Calibri"/>
          <w:szCs w:val="22"/>
          <w:u w:val="single"/>
        </w:rPr>
        <w:t>Data</w:t>
      </w:r>
      <w:r w:rsidRPr="00BE37E1">
        <w:rPr>
          <w:rFonts w:eastAsia="Calibri"/>
          <w:szCs w:val="22"/>
        </w:rPr>
        <w:t xml:space="preserve">, </w:t>
      </w:r>
      <w:r w:rsidRPr="00BE37E1">
        <w:rPr>
          <w:rFonts w:eastAsia="Calibri"/>
          <w:szCs w:val="22"/>
          <w:u w:val="single"/>
        </w:rPr>
        <w:t>Medico</w:t>
      </w:r>
      <w:r w:rsidRPr="00BE37E1">
        <w:rPr>
          <w:rFonts w:eastAsia="Calibri"/>
          <w:szCs w:val="22"/>
        </w:rPr>
        <w:t xml:space="preserve">, </w:t>
      </w:r>
      <w:r w:rsidRPr="00BE37E1">
        <w:rPr>
          <w:rFonts w:eastAsia="Calibri"/>
          <w:szCs w:val="22"/>
          <w:u w:val="single"/>
        </w:rPr>
        <w:t>Cliente</w:t>
      </w:r>
      <w:r w:rsidRPr="00BE37E1">
        <w:rPr>
          <w:rFonts w:eastAsia="Calibri"/>
          <w:szCs w:val="22"/>
        </w:rPr>
        <w:t>, Peso, Percentuale grassa, Percentuale magra, Percentuale acqua)</w:t>
      </w:r>
      <w:r w:rsidRPr="00BE37E1">
        <w:rPr>
          <w:rFonts w:eastAsia="Calibri"/>
          <w:szCs w:val="22"/>
        </w:rPr>
        <w:br/>
      </w:r>
      <w:r w:rsidRPr="00BE37E1">
        <w:rPr>
          <w:rFonts w:eastAsia="Calibri"/>
          <w:b/>
          <w:szCs w:val="22"/>
        </w:rPr>
        <w:t>Obiettivo</w:t>
      </w:r>
      <w:r w:rsidRPr="00BE37E1">
        <w:rPr>
          <w:rFonts w:eastAsia="Calibri"/>
          <w:szCs w:val="22"/>
        </w:rPr>
        <w:t>(</w:t>
      </w:r>
      <w:r w:rsidRPr="00BE37E1">
        <w:rPr>
          <w:rFonts w:eastAsia="Calibri"/>
          <w:szCs w:val="22"/>
          <w:u w:val="single"/>
        </w:rPr>
        <w:t>Scopo</w:t>
      </w:r>
      <w:r w:rsidRPr="00BE37E1">
        <w:rPr>
          <w:rFonts w:eastAsia="Calibri"/>
          <w:szCs w:val="22"/>
        </w:rPr>
        <w:t>)</w:t>
      </w:r>
      <w:r w:rsidRPr="00BE37E1">
        <w:rPr>
          <w:rFonts w:eastAsia="Calibri"/>
          <w:szCs w:val="22"/>
        </w:rPr>
        <w:br/>
      </w:r>
      <w:r w:rsidRPr="00BE37E1">
        <w:rPr>
          <w:rFonts w:eastAsia="Calibri"/>
          <w:b/>
          <w:szCs w:val="22"/>
        </w:rPr>
        <w:t>Ordine</w:t>
      </w:r>
      <w:r w:rsidRPr="00BE37E1">
        <w:rPr>
          <w:rFonts w:eastAsia="Calibri"/>
          <w:szCs w:val="22"/>
        </w:rPr>
        <w:t>(</w:t>
      </w:r>
      <w:r w:rsidRPr="00BE37E1">
        <w:rPr>
          <w:rFonts w:eastAsia="Calibri"/>
          <w:szCs w:val="22"/>
          <w:u w:val="single"/>
        </w:rPr>
        <w:t>Codice interno</w:t>
      </w:r>
      <w:r w:rsidRPr="00BE37E1">
        <w:rPr>
          <w:rFonts w:eastAsia="Calibri"/>
          <w:szCs w:val="22"/>
        </w:rPr>
        <w:t>, Codice esterno, Data effettuazione, Data consegna preferita, Data consegna, Centro)</w:t>
      </w:r>
      <w:r w:rsidRPr="00BE37E1">
        <w:rPr>
          <w:rFonts w:eastAsia="Calibri"/>
          <w:szCs w:val="22"/>
        </w:rPr>
        <w:br/>
      </w:r>
      <w:r w:rsidRPr="00BE37E1">
        <w:rPr>
          <w:rFonts w:eastAsia="Calibri"/>
          <w:b/>
          <w:szCs w:val="22"/>
        </w:rPr>
        <w:t>Pagamento Rate</w:t>
      </w:r>
      <w:r w:rsidR="00F40AB0">
        <w:rPr>
          <w:rFonts w:eastAsia="Calibri"/>
          <w:b/>
          <w:szCs w:val="22"/>
        </w:rPr>
        <w:t>izzato</w:t>
      </w:r>
      <w:r w:rsidRPr="00BE37E1">
        <w:rPr>
          <w:rFonts w:eastAsia="Calibri"/>
          <w:szCs w:val="22"/>
        </w:rPr>
        <w:t>(</w:t>
      </w:r>
      <w:r w:rsidRPr="00BE37E1">
        <w:rPr>
          <w:rFonts w:eastAsia="Calibri"/>
          <w:szCs w:val="22"/>
          <w:u w:val="single"/>
        </w:rPr>
        <w:t>Contratto</w:t>
      </w:r>
      <w:r w:rsidRPr="00BE37E1">
        <w:rPr>
          <w:rFonts w:eastAsia="Calibri"/>
          <w:szCs w:val="22"/>
        </w:rPr>
        <w:t>, Istituto, Interesse)</w:t>
      </w:r>
      <w:r w:rsidRPr="00BE37E1">
        <w:rPr>
          <w:rFonts w:eastAsia="Calibri"/>
          <w:szCs w:val="22"/>
        </w:rPr>
        <w:br/>
      </w:r>
      <w:r w:rsidRPr="00BE37E1">
        <w:rPr>
          <w:rFonts w:eastAsia="Calibri"/>
          <w:b/>
          <w:szCs w:val="22"/>
        </w:rPr>
        <w:t>Partecipante</w:t>
      </w:r>
      <w:r w:rsidRPr="00BE37E1">
        <w:rPr>
          <w:rFonts w:eastAsia="Calibri"/>
          <w:szCs w:val="22"/>
        </w:rPr>
        <w:t>(</w:t>
      </w:r>
      <w:r w:rsidRPr="00BE37E1">
        <w:rPr>
          <w:rFonts w:eastAsia="Calibri"/>
          <w:szCs w:val="22"/>
          <w:u w:val="single"/>
        </w:rPr>
        <w:t>Partecipante</w:t>
      </w:r>
      <w:r w:rsidRPr="00BE37E1">
        <w:rPr>
          <w:rFonts w:eastAsia="Calibri"/>
          <w:szCs w:val="22"/>
        </w:rPr>
        <w:t xml:space="preserve">, </w:t>
      </w:r>
      <w:r w:rsidRPr="00BE37E1">
        <w:rPr>
          <w:rFonts w:eastAsia="Calibri"/>
          <w:szCs w:val="22"/>
          <w:u w:val="single"/>
        </w:rPr>
        <w:t>Sfida</w:t>
      </w:r>
      <w:r w:rsidRPr="00BE37E1">
        <w:rPr>
          <w:rFonts w:eastAsia="Calibri"/>
          <w:szCs w:val="22"/>
        </w:rPr>
        <w:t>, Avanzamento)</w:t>
      </w:r>
      <w:r w:rsidRPr="00BE37E1">
        <w:rPr>
          <w:rFonts w:eastAsia="Calibri"/>
          <w:szCs w:val="22"/>
        </w:rPr>
        <w:br/>
      </w:r>
      <w:r w:rsidRPr="00BE37E1">
        <w:rPr>
          <w:rFonts w:eastAsia="Calibri"/>
          <w:b/>
          <w:szCs w:val="22"/>
        </w:rPr>
        <w:t>Possibilità accesso</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 Accessi settimanali)</w:t>
      </w:r>
      <w:r w:rsidRPr="00BE37E1">
        <w:rPr>
          <w:rFonts w:eastAsia="Calibri"/>
          <w:szCs w:val="22"/>
        </w:rPr>
        <w:br/>
      </w:r>
      <w:r w:rsidRPr="00BE37E1">
        <w:rPr>
          <w:rFonts w:eastAsia="Calibri"/>
          <w:b/>
          <w:szCs w:val="22"/>
        </w:rPr>
        <w:t>Post</w:t>
      </w:r>
      <w:r w:rsidRPr="00BE37E1">
        <w:rPr>
          <w:rFonts w:eastAsia="Calibri"/>
          <w:szCs w:val="22"/>
        </w:rPr>
        <w:t>(</w:t>
      </w:r>
      <w:r w:rsidRPr="00BE37E1">
        <w:rPr>
          <w:rFonts w:eastAsia="Calibri"/>
          <w:szCs w:val="22"/>
          <w:u w:val="single"/>
        </w:rPr>
        <w:t>Codice</w:t>
      </w:r>
      <w:r w:rsidRPr="00BE37E1">
        <w:rPr>
          <w:rFonts w:eastAsia="Calibri"/>
          <w:szCs w:val="22"/>
        </w:rPr>
        <w:t>, Pubblicatore, Timestamp, Testo)</w:t>
      </w:r>
      <w:r w:rsidRPr="00BE37E1">
        <w:rPr>
          <w:rFonts w:eastAsia="Calibri"/>
          <w:szCs w:val="22"/>
        </w:rPr>
        <w:br/>
      </w:r>
      <w:r w:rsidRPr="00BE37E1">
        <w:rPr>
          <w:rFonts w:eastAsia="Calibri"/>
          <w:b/>
          <w:szCs w:val="22"/>
        </w:rPr>
        <w:t>Potenziamento Muscolare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Gruppo muscolare</w:t>
      </w:r>
      <w:r w:rsidRPr="00BE37E1">
        <w:rPr>
          <w:rFonts w:eastAsia="Calibri"/>
          <w:szCs w:val="22"/>
        </w:rPr>
        <w:t xml:space="preserve">, </w:t>
      </w:r>
      <w:r w:rsidRPr="00BE37E1">
        <w:rPr>
          <w:rFonts w:eastAsia="Calibri"/>
          <w:szCs w:val="22"/>
          <w:u w:val="single"/>
        </w:rPr>
        <w:t>Livello</w:t>
      </w:r>
      <w:r w:rsidRPr="00BE37E1">
        <w:rPr>
          <w:rFonts w:eastAsia="Calibri"/>
          <w:szCs w:val="22"/>
        </w:rPr>
        <w:t>)</w:t>
      </w:r>
      <w:r w:rsidRPr="00BE37E1">
        <w:rPr>
          <w:rFonts w:eastAsia="Calibri"/>
          <w:szCs w:val="22"/>
        </w:rPr>
        <w:br/>
      </w:r>
      <w:r w:rsidRPr="00BE37E1">
        <w:rPr>
          <w:rFonts w:eastAsia="Calibri"/>
          <w:b/>
          <w:szCs w:val="22"/>
        </w:rPr>
        <w:t>Prodotto Ordinato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Codice ordine</w:t>
      </w:r>
      <w:r w:rsidRPr="00BE37E1">
        <w:rPr>
          <w:rFonts w:eastAsia="Calibri"/>
          <w:szCs w:val="22"/>
        </w:rPr>
        <w:t>)</w:t>
      </w:r>
      <w:r w:rsidRPr="00BE37E1">
        <w:rPr>
          <w:rFonts w:eastAsia="Calibri"/>
          <w:szCs w:val="22"/>
        </w:rPr>
        <w:br/>
      </w:r>
      <w:r w:rsidRPr="00BE37E1">
        <w:rPr>
          <w:rFonts w:eastAsia="Calibri"/>
          <w:b/>
          <w:szCs w:val="22"/>
        </w:rPr>
        <w:t>Rata</w:t>
      </w:r>
      <w:r w:rsidRPr="00BE37E1">
        <w:rPr>
          <w:rFonts w:eastAsia="Calibri"/>
          <w:szCs w:val="22"/>
        </w:rPr>
        <w:t>(</w:t>
      </w:r>
      <w:r w:rsidRPr="00BE37E1">
        <w:rPr>
          <w:rFonts w:eastAsia="Calibri"/>
          <w:szCs w:val="22"/>
          <w:u w:val="single"/>
        </w:rPr>
        <w:t>Scadenza</w:t>
      </w:r>
      <w:r w:rsidRPr="00BE37E1">
        <w:rPr>
          <w:rFonts w:eastAsia="Calibri"/>
          <w:szCs w:val="22"/>
        </w:rPr>
        <w:t xml:space="preserve">, </w:t>
      </w:r>
      <w:r w:rsidRPr="00BE37E1">
        <w:rPr>
          <w:rFonts w:eastAsia="Calibri"/>
          <w:szCs w:val="22"/>
          <w:u w:val="single"/>
        </w:rPr>
        <w:t>Pagamento</w:t>
      </w:r>
      <w:r w:rsidRPr="00BE37E1">
        <w:rPr>
          <w:rFonts w:eastAsia="Calibri"/>
          <w:szCs w:val="22"/>
        </w:rPr>
        <w:t>, Stato, Importo)</w:t>
      </w:r>
      <w:r w:rsidRPr="00BE37E1">
        <w:rPr>
          <w:rFonts w:eastAsia="Calibri"/>
          <w:szCs w:val="22"/>
        </w:rPr>
        <w:br/>
      </w:r>
      <w:r w:rsidRPr="00BE37E1">
        <w:rPr>
          <w:rFonts w:eastAsia="Calibri"/>
          <w:b/>
          <w:szCs w:val="22"/>
        </w:rPr>
        <w:t>Responsabile</w:t>
      </w:r>
      <w:r w:rsidRPr="00BE37E1">
        <w:rPr>
          <w:rFonts w:eastAsia="Calibri"/>
          <w:szCs w:val="22"/>
        </w:rPr>
        <w:t>(</w:t>
      </w:r>
      <w:r w:rsidRPr="00BE37E1">
        <w:rPr>
          <w:rFonts w:eastAsia="Calibri"/>
          <w:szCs w:val="22"/>
          <w:u w:val="single"/>
        </w:rPr>
        <w:t>Responsabile</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Risposta</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Risposta</w:t>
      </w:r>
      <w:r w:rsidRPr="00BE37E1">
        <w:rPr>
          <w:rFonts w:eastAsia="Calibri"/>
          <w:szCs w:val="22"/>
        </w:rPr>
        <w:t>)</w:t>
      </w:r>
      <w:r w:rsidRPr="00BE37E1">
        <w:rPr>
          <w:rFonts w:eastAsia="Calibri"/>
          <w:szCs w:val="22"/>
        </w:rPr>
        <w:br/>
      </w:r>
      <w:r w:rsidRPr="00BE37E1">
        <w:rPr>
          <w:rFonts w:eastAsia="Calibri"/>
          <w:b/>
          <w:szCs w:val="22"/>
        </w:rPr>
        <w:t>Sala</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Centro</w:t>
      </w:r>
      <w:r w:rsidRPr="00BE37E1">
        <w:rPr>
          <w:rFonts w:eastAsia="Calibri"/>
          <w:szCs w:val="22"/>
        </w:rPr>
        <w:t>, Responsabile)</w:t>
      </w:r>
      <w:r w:rsidRPr="00BE37E1">
        <w:rPr>
          <w:rFonts w:eastAsia="Calibri"/>
          <w:szCs w:val="22"/>
        </w:rPr>
        <w:br/>
      </w:r>
      <w:r w:rsidRPr="00BE37E1">
        <w:rPr>
          <w:rFonts w:eastAsia="Calibri"/>
          <w:b/>
          <w:szCs w:val="22"/>
        </w:rPr>
        <w:t>Scelta</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Contratto</w:t>
      </w:r>
      <w:r w:rsidRPr="00BE37E1">
        <w:rPr>
          <w:rFonts w:eastAsia="Calibri"/>
          <w:szCs w:val="22"/>
        </w:rPr>
        <w:t>)</w:t>
      </w:r>
      <w:r w:rsidRPr="00BE37E1">
        <w:rPr>
          <w:rFonts w:eastAsia="Calibri"/>
          <w:szCs w:val="22"/>
        </w:rPr>
        <w:br/>
      </w:r>
      <w:r w:rsidRPr="00BE37E1">
        <w:rPr>
          <w:rFonts w:eastAsia="Calibri"/>
          <w:b/>
          <w:szCs w:val="22"/>
        </w:rPr>
        <w:t>Scheda Alimentazione</w:t>
      </w:r>
      <w:r w:rsidRPr="00BE37E1">
        <w:rPr>
          <w:rFonts w:eastAsia="Calibri"/>
          <w:szCs w:val="22"/>
        </w:rPr>
        <w:t>(</w:t>
      </w:r>
      <w:r w:rsidRPr="00BE37E1">
        <w:rPr>
          <w:rFonts w:eastAsia="Calibri"/>
          <w:szCs w:val="22"/>
          <w:u w:val="single"/>
        </w:rPr>
        <w:t>Codice</w:t>
      </w:r>
      <w:r w:rsidRPr="00BE37E1">
        <w:rPr>
          <w:rFonts w:eastAsia="Calibri"/>
          <w:szCs w:val="22"/>
        </w:rPr>
        <w:t>, Cliente, Nutrizionista, Data inizio, Data fine</w:t>
      </w:r>
      <w:r w:rsidR="007A36F9">
        <w:rPr>
          <w:rFonts w:eastAsia="Calibri"/>
          <w:szCs w:val="22"/>
        </w:rPr>
        <w:t>, Intervallo visite programmato</w:t>
      </w:r>
      <w:r w:rsidRPr="00BE37E1">
        <w:rPr>
          <w:rFonts w:eastAsia="Calibri"/>
          <w:szCs w:val="22"/>
        </w:rPr>
        <w:t>)</w:t>
      </w:r>
      <w:r w:rsidRPr="00BE37E1">
        <w:rPr>
          <w:rFonts w:eastAsia="Calibri"/>
          <w:szCs w:val="22"/>
        </w:rPr>
        <w:br/>
      </w:r>
      <w:r w:rsidRPr="00BE37E1">
        <w:rPr>
          <w:rFonts w:eastAsia="Calibri"/>
          <w:b/>
          <w:szCs w:val="22"/>
        </w:rPr>
        <w:t>Scheda Allenamento</w:t>
      </w:r>
      <w:r w:rsidRPr="00BE37E1">
        <w:rPr>
          <w:rFonts w:eastAsia="Calibri"/>
          <w:szCs w:val="22"/>
        </w:rPr>
        <w:t>(</w:t>
      </w:r>
      <w:r w:rsidRPr="00BE37E1">
        <w:rPr>
          <w:rFonts w:eastAsia="Calibri"/>
          <w:szCs w:val="22"/>
          <w:u w:val="single"/>
        </w:rPr>
        <w:t>Codice</w:t>
      </w:r>
      <w:r w:rsidRPr="00BE37E1">
        <w:rPr>
          <w:rFonts w:eastAsia="Calibri"/>
          <w:szCs w:val="22"/>
        </w:rPr>
        <w:t>, Cliente, Data inizio, Data fine, Tutor)</w:t>
      </w:r>
      <w:r w:rsidRPr="00BE37E1">
        <w:rPr>
          <w:rFonts w:eastAsia="Calibri"/>
          <w:szCs w:val="22"/>
        </w:rPr>
        <w:br/>
      </w:r>
      <w:r w:rsidRPr="00BE37E1">
        <w:rPr>
          <w:rFonts w:eastAsia="Calibri"/>
          <w:b/>
          <w:szCs w:val="22"/>
        </w:rPr>
        <w:t>Sede</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lastRenderedPageBreak/>
        <w:t>Sessione</w:t>
      </w:r>
      <w:r w:rsidRPr="00BE37E1">
        <w:rPr>
          <w:rFonts w:eastAsia="Calibri"/>
          <w:szCs w:val="22"/>
        </w:rPr>
        <w:t>(</w:t>
      </w:r>
      <w:r w:rsidRPr="00BE37E1">
        <w:rPr>
          <w:rFonts w:eastAsia="Calibri"/>
          <w:szCs w:val="22"/>
          <w:u w:val="single"/>
        </w:rPr>
        <w:t>Tipo sessione</w:t>
      </w:r>
      <w:r w:rsidRPr="00BE37E1">
        <w:rPr>
          <w:rFonts w:eastAsia="Calibri"/>
          <w:szCs w:val="22"/>
        </w:rPr>
        <w:t>)</w:t>
      </w:r>
      <w:r w:rsidRPr="00BE37E1">
        <w:rPr>
          <w:rFonts w:eastAsia="Calibri"/>
          <w:szCs w:val="22"/>
        </w:rPr>
        <w:br/>
      </w:r>
      <w:r w:rsidRPr="00BE37E1">
        <w:rPr>
          <w:rFonts w:eastAsia="Calibri"/>
          <w:b/>
          <w:szCs w:val="22"/>
        </w:rPr>
        <w:t>Sfida</w:t>
      </w:r>
      <w:r w:rsidRPr="00BE37E1">
        <w:rPr>
          <w:rFonts w:eastAsia="Calibri"/>
          <w:szCs w:val="22"/>
        </w:rPr>
        <w:t>(</w:t>
      </w:r>
      <w:r w:rsidRPr="00BE37E1">
        <w:rPr>
          <w:rFonts w:eastAsia="Calibri"/>
          <w:szCs w:val="22"/>
          <w:u w:val="single"/>
        </w:rPr>
        <w:t>Codice</w:t>
      </w:r>
      <w:r w:rsidRPr="00BE37E1">
        <w:rPr>
          <w:rFonts w:eastAsia="Calibri"/>
          <w:szCs w:val="22"/>
        </w:rPr>
        <w:t>, Nome, Data</w:t>
      </w:r>
      <w:r w:rsidR="00886091">
        <w:rPr>
          <w:rFonts w:eastAsia="Calibri"/>
          <w:szCs w:val="22"/>
        </w:rPr>
        <w:t xml:space="preserve"> lancio</w:t>
      </w:r>
      <w:r w:rsidRPr="00BE37E1">
        <w:rPr>
          <w:rFonts w:eastAsia="Calibri"/>
          <w:szCs w:val="22"/>
        </w:rPr>
        <w:t>, Proponente, Scheda allenamento associata, Scopo, Scheda alimentazione associata</w:t>
      </w:r>
      <w:r w:rsidR="00886091">
        <w:rPr>
          <w:rFonts w:eastAsia="Calibri"/>
          <w:szCs w:val="22"/>
        </w:rPr>
        <w:t>, Data inizio, Scadenza</w:t>
      </w:r>
      <w:r w:rsidRPr="00BE37E1">
        <w:rPr>
          <w:rFonts w:eastAsia="Calibri"/>
          <w:szCs w:val="22"/>
        </w:rPr>
        <w:t>)</w:t>
      </w:r>
      <w:r w:rsidRPr="00BE37E1">
        <w:rPr>
          <w:rFonts w:eastAsia="Calibri"/>
          <w:szCs w:val="22"/>
        </w:rPr>
        <w:br/>
      </w:r>
      <w:r w:rsidRPr="00BE37E1">
        <w:rPr>
          <w:rFonts w:eastAsia="Calibri"/>
          <w:b/>
          <w:szCs w:val="22"/>
        </w:rPr>
        <w:t>Spogliatoio</w:t>
      </w:r>
      <w:r w:rsidRPr="00BE37E1">
        <w:rPr>
          <w:rFonts w:eastAsia="Calibri"/>
          <w:szCs w:val="22"/>
        </w:rPr>
        <w:t>(</w:t>
      </w:r>
      <w:r w:rsidRPr="00BE37E1">
        <w:rPr>
          <w:rFonts w:eastAsia="Calibri"/>
          <w:szCs w:val="22"/>
          <w:u w:val="single"/>
        </w:rPr>
        <w:t>Identificatore</w:t>
      </w:r>
      <w:r w:rsidRPr="00BE37E1">
        <w:rPr>
          <w:rFonts w:eastAsia="Calibri"/>
          <w:szCs w:val="22"/>
        </w:rPr>
        <w:t>, Posizione, Capienza, Centro)</w:t>
      </w:r>
      <w:r w:rsidRPr="00BE37E1">
        <w:rPr>
          <w:rFonts w:eastAsia="Calibri"/>
          <w:szCs w:val="22"/>
        </w:rPr>
        <w:br/>
      </w:r>
      <w:r w:rsidRPr="00BE37E1">
        <w:rPr>
          <w:rFonts w:eastAsia="Calibri"/>
          <w:b/>
          <w:szCs w:val="22"/>
        </w:rPr>
        <w:t>Suddivisione</w:t>
      </w:r>
      <w:r w:rsidRPr="00BE37E1">
        <w:rPr>
          <w:rFonts w:eastAsia="Calibri"/>
          <w:szCs w:val="22"/>
        </w:rPr>
        <w:t>(</w:t>
      </w:r>
      <w:r w:rsidRPr="00BE37E1">
        <w:rPr>
          <w:rFonts w:eastAsia="Calibri"/>
          <w:szCs w:val="22"/>
          <w:u w:val="single"/>
        </w:rPr>
        <w:t>Sessione</w:t>
      </w:r>
      <w:r w:rsidRPr="00BE37E1">
        <w:rPr>
          <w:rFonts w:eastAsia="Calibri"/>
          <w:szCs w:val="22"/>
        </w:rPr>
        <w:t xml:space="preserve">, </w:t>
      </w:r>
      <w:r w:rsidRPr="00BE37E1">
        <w:rPr>
          <w:rFonts w:eastAsia="Calibri"/>
          <w:szCs w:val="22"/>
          <w:u w:val="single"/>
        </w:rPr>
        <w:t>Scheda allenamento</w:t>
      </w:r>
      <w:r w:rsidRPr="00BE37E1">
        <w:rPr>
          <w:rFonts w:eastAsia="Calibri"/>
          <w:szCs w:val="22"/>
        </w:rPr>
        <w:t xml:space="preserve">, </w:t>
      </w:r>
      <w:r w:rsidRPr="00BE37E1">
        <w:rPr>
          <w:rFonts w:eastAsia="Calibri"/>
          <w:szCs w:val="22"/>
          <w:u w:val="single"/>
        </w:rPr>
        <w:t>Giorno settimana</w:t>
      </w:r>
      <w:r w:rsidRPr="00BE37E1">
        <w:rPr>
          <w:rFonts w:eastAsia="Calibri"/>
          <w:szCs w:val="22"/>
        </w:rPr>
        <w:t>)</w:t>
      </w:r>
      <w:r w:rsidRPr="00BE37E1">
        <w:rPr>
          <w:rFonts w:eastAsia="Calibri"/>
          <w:szCs w:val="22"/>
        </w:rPr>
        <w:br/>
      </w:r>
      <w:r w:rsidRPr="00BE37E1">
        <w:rPr>
          <w:rFonts w:eastAsia="Calibri"/>
          <w:b/>
          <w:szCs w:val="22"/>
        </w:rPr>
        <w:t>Thread</w:t>
      </w:r>
      <w:r w:rsidRPr="00BE37E1">
        <w:rPr>
          <w:rFonts w:eastAsia="Calibri"/>
          <w:szCs w:val="22"/>
        </w:rPr>
        <w:t>(</w:t>
      </w:r>
      <w:r w:rsidRPr="00BE37E1">
        <w:rPr>
          <w:rFonts w:eastAsia="Calibri"/>
          <w:szCs w:val="22"/>
          <w:u w:val="single"/>
        </w:rPr>
        <w:t>Sfida</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Turno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 Orario fine, Attività)</w:t>
      </w:r>
    </w:p>
    <w:p w:rsidR="00623AFA" w:rsidRDefault="00623AFA" w:rsidP="000A2DA6">
      <w:pPr>
        <w:pStyle w:val="Heading2"/>
        <w:rPr>
          <w:rFonts w:eastAsia="Calibri"/>
        </w:rPr>
      </w:pPr>
      <w:bookmarkStart w:id="131" w:name="_Toc498878182"/>
      <w:r>
        <w:rPr>
          <w:rFonts w:eastAsia="Calibri"/>
        </w:rPr>
        <w:t>Vincoli di integrità referenziale</w:t>
      </w:r>
      <w:bookmarkEnd w:id="131"/>
    </w:p>
    <w:p w:rsidR="00623AFA" w:rsidRDefault="00623AFA" w:rsidP="00DF652C">
      <w:pPr>
        <w:pStyle w:val="ListParagraph"/>
        <w:numPr>
          <w:ilvl w:val="0"/>
          <w:numId w:val="13"/>
        </w:numPr>
      </w:pPr>
      <w:r>
        <w:t>Esiste un vincolo di integrità referenziale tra l’attributo “Tutor attuale” della tabella “Cliente” e l’attributo “Codice fiscale” della tabella “Dipendente”.</w:t>
      </w:r>
    </w:p>
    <w:p w:rsidR="00623AFA" w:rsidRPr="00623AFA" w:rsidRDefault="00623AFA" w:rsidP="00DF652C">
      <w:pPr>
        <w:pStyle w:val="ListParagraph"/>
        <w:numPr>
          <w:ilvl w:val="0"/>
          <w:numId w:val="13"/>
        </w:numPr>
      </w:pPr>
      <w:r>
        <w:t>Esiste un vincolo di integrità referenziale tra l’attributo “Responsabile” della tabella “Responsabile” e l’attributo “Codice fiscale” della tabella “Dipendente”.</w:t>
      </w:r>
    </w:p>
    <w:p w:rsidR="00623AFA" w:rsidRPr="00623AFA" w:rsidRDefault="00623AFA" w:rsidP="00DF652C">
      <w:pPr>
        <w:pStyle w:val="ListParagraph"/>
        <w:numPr>
          <w:ilvl w:val="0"/>
          <w:numId w:val="13"/>
        </w:numPr>
      </w:pPr>
      <w:r w:rsidRPr="00623AFA">
        <w:t>Esiste un vincolo di integrità referenziale tra l’attributo “</w:t>
      </w:r>
      <w:r>
        <w:t>Dipendente</w:t>
      </w:r>
      <w:r w:rsidRPr="00623AFA">
        <w:t>” della tabella “Responsabile” e l’attributo “Codice fiscale” della tabella “Dipendente”.</w:t>
      </w:r>
    </w:p>
    <w:p w:rsidR="00623AFA" w:rsidRPr="00623AFA" w:rsidRDefault="00623AFA" w:rsidP="00DF652C">
      <w:pPr>
        <w:pStyle w:val="ListParagraph"/>
        <w:numPr>
          <w:ilvl w:val="0"/>
          <w:numId w:val="13"/>
        </w:numPr>
      </w:pPr>
      <w:r w:rsidRPr="00623AFA">
        <w:t>Esiste un vincolo di integrità referenziale tra l’attributo “</w:t>
      </w:r>
      <w:r>
        <w:t>Centro</w:t>
      </w:r>
      <w:r w:rsidRPr="00623AFA">
        <w:t>” della tabella “Responsabile” e l’attributo “Codice” della tabella “</w:t>
      </w:r>
      <w:r>
        <w:t>Centro</w:t>
      </w:r>
      <w:r w:rsidRPr="00623AFA">
        <w:t>”.</w:t>
      </w:r>
    </w:p>
    <w:p w:rsidR="00623AFA" w:rsidRPr="00623AFA" w:rsidRDefault="00623AFA" w:rsidP="00DF652C">
      <w:pPr>
        <w:pStyle w:val="ListParagraph"/>
        <w:numPr>
          <w:ilvl w:val="0"/>
          <w:numId w:val="13"/>
        </w:numPr>
      </w:pPr>
      <w:r w:rsidRPr="00623AFA">
        <w:t>Esiste un vincolo di integrità referenziale tra l’attributo “</w:t>
      </w:r>
      <w:r>
        <w:t>Cliente</w:t>
      </w:r>
      <w:r w:rsidRPr="00623AFA">
        <w:t>” della tabella “</w:t>
      </w:r>
      <w:r w:rsidR="00886091">
        <w:t>Scheda A</w:t>
      </w:r>
      <w:r>
        <w:t>llenamento</w:t>
      </w:r>
      <w:r w:rsidRPr="00623AFA">
        <w:t>” e l’attributo “Codice fiscale” della tabella “</w:t>
      </w:r>
      <w:r>
        <w:t>Cliente</w:t>
      </w:r>
      <w:r w:rsidRPr="00623AFA">
        <w:t>”.</w:t>
      </w:r>
    </w:p>
    <w:p w:rsidR="00623AFA" w:rsidRPr="00623AFA" w:rsidRDefault="00623AFA" w:rsidP="00DF652C">
      <w:pPr>
        <w:pStyle w:val="ListParagraph"/>
        <w:numPr>
          <w:ilvl w:val="0"/>
          <w:numId w:val="13"/>
        </w:numPr>
      </w:pPr>
      <w:r w:rsidRPr="00623AFA">
        <w:t>Esiste un vincolo di integrità referenziale tra l’attributo “</w:t>
      </w:r>
      <w:r>
        <w:t>Tutor</w:t>
      </w:r>
      <w:r w:rsidRPr="00623AFA">
        <w:t>” della tabella “</w:t>
      </w:r>
      <w:r>
        <w:t xml:space="preserve">Scheda </w:t>
      </w:r>
      <w:r w:rsidR="00886091">
        <w:t>A</w:t>
      </w:r>
      <w:r>
        <w:t>llenamento</w:t>
      </w:r>
      <w:r w:rsidRPr="00623AFA">
        <w:t>” e l’attributo “Codice fiscale” della tabella “Dipendente”.</w:t>
      </w:r>
    </w:p>
    <w:p w:rsidR="00623AFA" w:rsidRPr="00623AFA" w:rsidRDefault="00623AFA" w:rsidP="00DF652C">
      <w:pPr>
        <w:pStyle w:val="ListParagraph"/>
        <w:numPr>
          <w:ilvl w:val="0"/>
          <w:numId w:val="13"/>
        </w:numPr>
      </w:pPr>
      <w:r w:rsidRPr="00623AFA">
        <w:t>Esiste un vincolo di integrità referenziale tra l’attributo “</w:t>
      </w:r>
      <w:r>
        <w:t>Esercizio</w:t>
      </w:r>
      <w:r w:rsidRPr="00623AFA">
        <w:t>” della tabella “</w:t>
      </w:r>
      <w:r>
        <w:t>Allenamento</w:t>
      </w:r>
      <w:r w:rsidRPr="00623AFA">
        <w:t>” e l’attributo “Codice” della tabella “</w:t>
      </w:r>
      <w:r>
        <w:t>Esercizio</w:t>
      </w:r>
      <w:r w:rsidRPr="00623AFA">
        <w:t>”.</w:t>
      </w:r>
    </w:p>
    <w:p w:rsidR="00623AFA" w:rsidRPr="00623AFA" w:rsidRDefault="00623AFA" w:rsidP="00DF652C">
      <w:pPr>
        <w:pStyle w:val="ListParagraph"/>
        <w:numPr>
          <w:ilvl w:val="0"/>
          <w:numId w:val="13"/>
        </w:numPr>
      </w:pPr>
      <w:r w:rsidRPr="00623AFA">
        <w:t>Esiste un vincolo di integrità referenziale tra l’attributo “</w:t>
      </w:r>
      <w:r>
        <w:t>Sessione</w:t>
      </w:r>
      <w:r w:rsidRPr="00623AFA">
        <w:t>” della tabella “</w:t>
      </w:r>
      <w:r>
        <w:t>Allenamento</w:t>
      </w:r>
      <w:r w:rsidR="00401F28">
        <w:t>” e l’attributo “Tipo sessione</w:t>
      </w:r>
      <w:r w:rsidRPr="00623AFA">
        <w:t>” della tabella “</w:t>
      </w:r>
      <w:r w:rsidR="00401F28">
        <w:t>Sessione</w:t>
      </w:r>
      <w:r w:rsidRPr="00623AFA">
        <w:t>”.</w:t>
      </w:r>
    </w:p>
    <w:p w:rsidR="00623AFA" w:rsidRPr="00401F28" w:rsidRDefault="00401F28" w:rsidP="00DF652C">
      <w:pPr>
        <w:pStyle w:val="ListParagraph"/>
        <w:numPr>
          <w:ilvl w:val="0"/>
          <w:numId w:val="13"/>
        </w:numPr>
      </w:pPr>
      <w:r w:rsidRPr="00401F28">
        <w:t>Esiste un vincolo di integrità referenziale tra l’attributo “</w:t>
      </w:r>
      <w:r>
        <w:t>Centro</w:t>
      </w:r>
      <w:r w:rsidRPr="00401F28">
        <w:t>” della tabella “</w:t>
      </w:r>
      <w:r>
        <w:t>Sala</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“Responsabile” della tabella “</w:t>
      </w:r>
      <w:r>
        <w:t>Sala</w:t>
      </w:r>
      <w:r w:rsidRPr="00401F28">
        <w:t>” e l’attributo “Codice fiscale” della tabella “Dipendente”.</w:t>
      </w:r>
    </w:p>
    <w:p w:rsidR="00623AFA" w:rsidRPr="00401F28" w:rsidRDefault="00401F28" w:rsidP="00DF652C">
      <w:pPr>
        <w:pStyle w:val="ListParagraph"/>
        <w:numPr>
          <w:ilvl w:val="0"/>
          <w:numId w:val="13"/>
        </w:numPr>
      </w:pPr>
      <w:r w:rsidRPr="00401F28">
        <w:t xml:space="preserve">Esiste un vincolo di integrità referenziale tra </w:t>
      </w:r>
      <w:r>
        <w:t>gli attributi</w:t>
      </w:r>
      <w:r w:rsidRPr="00401F28">
        <w:t xml:space="preserve"> “</w:t>
      </w:r>
      <w:r>
        <w:t>Sala</w:t>
      </w:r>
      <w:r w:rsidRPr="00401F28">
        <w:t xml:space="preserve">” </w:t>
      </w:r>
      <w:r>
        <w:t xml:space="preserve">e “Centro” </w:t>
      </w:r>
      <w:r w:rsidRPr="00401F28">
        <w:t>della tabella “</w:t>
      </w:r>
      <w:r>
        <w:t>Macchinario</w:t>
      </w:r>
      <w:r w:rsidRPr="00401F28">
        <w:t xml:space="preserve">” e </w:t>
      </w:r>
      <w:r>
        <w:t>gli attributi</w:t>
      </w:r>
      <w:r w:rsidRPr="00401F28">
        <w:t xml:space="preserve"> “</w:t>
      </w:r>
      <w:r>
        <w:t>Nome</w:t>
      </w:r>
      <w:r w:rsidRPr="00401F28">
        <w:t>”</w:t>
      </w:r>
      <w:r>
        <w:t xml:space="preserve"> e “Centro”</w:t>
      </w:r>
      <w:r w:rsidRPr="00401F28">
        <w:t xml:space="preserve"> della tabella “</w:t>
      </w:r>
      <w:r>
        <w:t>Sala</w:t>
      </w:r>
      <w:r w:rsidRPr="00401F28">
        <w:t>”.</w:t>
      </w:r>
    </w:p>
    <w:p w:rsidR="00623AFA" w:rsidRPr="00401F28" w:rsidRDefault="00401F28" w:rsidP="00DF652C">
      <w:pPr>
        <w:pStyle w:val="ListParagraph"/>
        <w:numPr>
          <w:ilvl w:val="0"/>
          <w:numId w:val="13"/>
        </w:numPr>
      </w:pPr>
      <w:r w:rsidRPr="00401F28">
        <w:t>Esiste un vincolo di integrità referenziale tra l’attributo “</w:t>
      </w:r>
      <w:r>
        <w:t>Esercizio</w:t>
      </w:r>
      <w:r w:rsidRPr="00401F28">
        <w:t>” della tabella “</w:t>
      </w:r>
      <w:r>
        <w:t>Attrezzatura</w:t>
      </w:r>
      <w:r w:rsidRPr="00401F28">
        <w:t>” e l’attributo “Codice” della tabella “</w:t>
      </w:r>
      <w:r>
        <w:t>Esercizio</w:t>
      </w:r>
      <w:r w:rsidRPr="00401F28">
        <w:t>”.</w:t>
      </w:r>
    </w:p>
    <w:p w:rsidR="00623AFA" w:rsidRPr="00401F28" w:rsidRDefault="00401F28" w:rsidP="00DF652C">
      <w:pPr>
        <w:pStyle w:val="ListParagraph"/>
        <w:numPr>
          <w:ilvl w:val="0"/>
          <w:numId w:val="13"/>
        </w:numPr>
      </w:pPr>
      <w:r w:rsidRPr="00401F28">
        <w:t>Esiste un vincolo di integrità referenziale tra l’attributo “</w:t>
      </w:r>
      <w:r>
        <w:t>Dipendente</w:t>
      </w:r>
      <w:r w:rsidRPr="00401F28">
        <w:t>” della tabella “</w:t>
      </w:r>
      <w:r>
        <w:t>Turno</w:t>
      </w:r>
      <w:r w:rsidRPr="00401F28">
        <w:t>” e l’attributo “Codice fiscale” della tabella “Dipendente”.</w:t>
      </w:r>
    </w:p>
    <w:p w:rsidR="00623AFA" w:rsidRPr="00401F28" w:rsidRDefault="00401F28" w:rsidP="00DF652C">
      <w:pPr>
        <w:pStyle w:val="ListParagraph"/>
        <w:numPr>
          <w:ilvl w:val="0"/>
          <w:numId w:val="13"/>
        </w:numPr>
      </w:pPr>
      <w:r w:rsidRPr="00401F28">
        <w:t>Esiste un vincolo di integrità referenziale tra l’attributo “</w:t>
      </w:r>
      <w:r>
        <w:t>Centro</w:t>
      </w:r>
      <w:r w:rsidRPr="00401F28">
        <w:t>” della tabella “</w:t>
      </w:r>
      <w:r>
        <w:t>Turno</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w:t>
      </w:r>
      <w:r>
        <w:t>Centro</w:t>
      </w:r>
      <w:r w:rsidRPr="00401F28">
        <w:t>” della tabella “</w:t>
      </w:r>
      <w:r>
        <w:t>Corso</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w:t>
      </w:r>
      <w:r>
        <w:t>Corso</w:t>
      </w:r>
      <w:r w:rsidRPr="00401F28">
        <w:t>” della tabella “</w:t>
      </w:r>
      <w:r>
        <w:t>Iscrizione</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w:t>
      </w:r>
      <w:r>
        <w:t>Cliente</w:t>
      </w:r>
      <w:r w:rsidRPr="00401F28">
        <w:t>” della tabella “</w:t>
      </w:r>
      <w:r>
        <w:t>Iscrizione</w:t>
      </w:r>
      <w:r w:rsidRPr="00401F28">
        <w:t>” e l’attributo “Codice fiscale” della tabella “</w:t>
      </w:r>
      <w:r>
        <w:t>Cliente</w:t>
      </w:r>
      <w:r w:rsidRPr="00401F28">
        <w:t>”.</w:t>
      </w:r>
    </w:p>
    <w:p w:rsidR="00623AFA" w:rsidRPr="00401F28" w:rsidRDefault="00401F28" w:rsidP="00DF652C">
      <w:pPr>
        <w:pStyle w:val="ListParagraph"/>
        <w:numPr>
          <w:ilvl w:val="0"/>
          <w:numId w:val="13"/>
        </w:numPr>
      </w:pPr>
      <w:r w:rsidRPr="00401F28">
        <w:t>Esiste un vincolo di integrità referenziale tra l’attributo “</w:t>
      </w:r>
      <w:r>
        <w:t>Corso</w:t>
      </w:r>
      <w:r w:rsidRPr="00401F28">
        <w:t>” della tabella “</w:t>
      </w:r>
      <w:r w:rsidR="00886091">
        <w:t>Calendario C</w:t>
      </w:r>
      <w:r>
        <w:t>orso</w:t>
      </w:r>
      <w:r w:rsidRPr="00401F28">
        <w:t>” e l’attributo “Codice” della tabella “</w:t>
      </w:r>
      <w:r>
        <w:t>Corso</w:t>
      </w:r>
      <w:r w:rsidRPr="00401F28">
        <w:t>”.</w:t>
      </w:r>
    </w:p>
    <w:p w:rsidR="00623AFA" w:rsidRPr="00401F28" w:rsidRDefault="00401F28" w:rsidP="00DF652C">
      <w:pPr>
        <w:pStyle w:val="ListParagraph"/>
        <w:numPr>
          <w:ilvl w:val="0"/>
          <w:numId w:val="13"/>
        </w:numPr>
      </w:pPr>
      <w:r w:rsidRPr="00401F28">
        <w:t xml:space="preserve">Esiste un vincolo di integrità referenziale tra </w:t>
      </w:r>
      <w:r>
        <w:t>gli attributi</w:t>
      </w:r>
      <w:r w:rsidRPr="00401F28">
        <w:t xml:space="preserve"> “</w:t>
      </w:r>
      <w:r w:rsidR="007A36F9">
        <w:t xml:space="preserve">Sala” e </w:t>
      </w:r>
      <w:r w:rsidR="007A36F9" w:rsidRPr="007A36F9">
        <w:t>“</w:t>
      </w:r>
      <w:r w:rsidR="007A36F9">
        <w:t xml:space="preserve">Centro” </w:t>
      </w:r>
      <w:r w:rsidRPr="00401F28">
        <w:t>della tabella “</w:t>
      </w:r>
      <w:r w:rsidR="00886091">
        <w:t>Calendario C</w:t>
      </w:r>
      <w:r w:rsidR="007A36F9">
        <w:t>orso</w:t>
      </w:r>
      <w:r w:rsidRPr="00401F28">
        <w:t xml:space="preserve">” e </w:t>
      </w:r>
      <w:r w:rsidR="007A36F9">
        <w:t>gli attributi</w:t>
      </w:r>
      <w:r w:rsidRPr="00401F28">
        <w:t xml:space="preserve"> “</w:t>
      </w:r>
      <w:r w:rsidR="007A36F9">
        <w:t>Nome</w:t>
      </w:r>
      <w:r w:rsidRPr="00401F28">
        <w:t>”</w:t>
      </w:r>
      <w:r w:rsidR="00CB289A">
        <w:t xml:space="preserve"> e “Centro</w:t>
      </w:r>
      <w:r w:rsidR="007A36F9">
        <w:t>”</w:t>
      </w:r>
      <w:r w:rsidRPr="00401F28">
        <w:t xml:space="preserve"> della tabella “</w:t>
      </w:r>
      <w:r w:rsidR="007A36F9">
        <w:t>Sala</w:t>
      </w:r>
      <w:r w:rsidRPr="00401F28">
        <w:t>”.</w:t>
      </w:r>
    </w:p>
    <w:p w:rsidR="00623AFA" w:rsidRPr="007A36F9" w:rsidRDefault="007A36F9" w:rsidP="00DF652C">
      <w:pPr>
        <w:pStyle w:val="ListParagraph"/>
        <w:numPr>
          <w:ilvl w:val="0"/>
          <w:numId w:val="13"/>
        </w:numPr>
      </w:pPr>
      <w:r w:rsidRPr="007A36F9">
        <w:t>Esiste un vincolo di integrità referenziale tra l’attributo “</w:t>
      </w:r>
      <w:r>
        <w:t>Centro</w:t>
      </w:r>
      <w:r w:rsidRPr="007A36F9">
        <w:t>” della tabella “</w:t>
      </w:r>
      <w:r w:rsidR="00886091">
        <w:t>Calendario C</w:t>
      </w:r>
      <w:r>
        <w:t>entro</w:t>
      </w:r>
      <w:r w:rsidRPr="007A36F9">
        <w:t>” e l’attributo “Codice” della tabella “</w:t>
      </w:r>
      <w:r>
        <w:t>Centro</w:t>
      </w:r>
      <w:r w:rsidRPr="007A36F9">
        <w:t>”.</w:t>
      </w:r>
    </w:p>
    <w:p w:rsidR="00623AFA" w:rsidRPr="007A36F9" w:rsidRDefault="007A36F9" w:rsidP="00DF652C">
      <w:pPr>
        <w:pStyle w:val="ListParagraph"/>
        <w:numPr>
          <w:ilvl w:val="0"/>
          <w:numId w:val="13"/>
        </w:numPr>
      </w:pPr>
      <w:r w:rsidRPr="007A36F9">
        <w:lastRenderedPageBreak/>
        <w:t>Esiste un vincolo di integrità referenziale tra l’attributo “</w:t>
      </w:r>
      <w:r>
        <w:t>Medico</w:t>
      </w:r>
      <w:r w:rsidRPr="007A36F9">
        <w:t>” della tabella “</w:t>
      </w:r>
      <w:r>
        <w:t>Misurazione</w:t>
      </w:r>
      <w:r w:rsidRPr="007A36F9">
        <w:t>” e l’attributo “Codice fiscale” della tabella “Dipendente”.</w:t>
      </w:r>
    </w:p>
    <w:p w:rsidR="00623AFA" w:rsidRPr="007A36F9" w:rsidRDefault="007A36F9" w:rsidP="00DF652C">
      <w:pPr>
        <w:pStyle w:val="ListParagraph"/>
        <w:numPr>
          <w:ilvl w:val="0"/>
          <w:numId w:val="13"/>
        </w:numPr>
      </w:pPr>
      <w:r w:rsidRPr="007A36F9">
        <w:t>Esiste un vincolo di integrità referenziale tra l’attributo “</w:t>
      </w:r>
      <w:r>
        <w:t>Cliente</w:t>
      </w:r>
      <w:r w:rsidRPr="007A36F9">
        <w:t>” della tabella “</w:t>
      </w:r>
      <w:r>
        <w:t>Misurazione</w:t>
      </w:r>
      <w:r w:rsidRPr="007A36F9">
        <w:t>” e l’attributo “Codice fiscale” della tabella “</w:t>
      </w:r>
      <w:r>
        <w:t>Cliente</w:t>
      </w:r>
      <w:r w:rsidRPr="007A36F9">
        <w:t>”.</w:t>
      </w:r>
    </w:p>
    <w:p w:rsidR="00623AFA" w:rsidRPr="007A36F9" w:rsidRDefault="007A36F9" w:rsidP="00DF652C">
      <w:pPr>
        <w:pStyle w:val="ListParagraph"/>
        <w:numPr>
          <w:ilvl w:val="0"/>
          <w:numId w:val="13"/>
        </w:numPr>
      </w:pPr>
      <w:r w:rsidRPr="007A36F9">
        <w:t>Esiste un vincolo di integrità referenziale tra l’attributo “</w:t>
      </w:r>
      <w:r>
        <w:t>Cliente</w:t>
      </w:r>
      <w:r w:rsidRPr="007A36F9">
        <w:t>” della tabella “</w:t>
      </w:r>
      <w:r w:rsidR="00886091">
        <w:t>Scheda A</w:t>
      </w:r>
      <w:r>
        <w:t>limentazione</w:t>
      </w:r>
      <w:r w:rsidRPr="007A36F9">
        <w:t>” e l’attributo “Codice fiscale” della tabella “</w:t>
      </w:r>
      <w:r>
        <w:t>Cliente</w:t>
      </w:r>
      <w:r w:rsidRPr="007A36F9">
        <w:t>”.</w:t>
      </w:r>
    </w:p>
    <w:p w:rsidR="00623AFA" w:rsidRPr="007A36F9" w:rsidRDefault="007A36F9" w:rsidP="00DF652C">
      <w:pPr>
        <w:pStyle w:val="ListParagraph"/>
        <w:numPr>
          <w:ilvl w:val="0"/>
          <w:numId w:val="13"/>
        </w:numPr>
      </w:pPr>
      <w:r w:rsidRPr="007A36F9">
        <w:t>Esiste un vincolo di integrità referenziale tra l’attributo “</w:t>
      </w:r>
      <w:r>
        <w:t>Nutrizionista</w:t>
      </w:r>
      <w:r w:rsidRPr="007A36F9">
        <w:t>” della tabella “</w:t>
      </w:r>
      <w:r w:rsidR="00886091">
        <w:t>Scheda A</w:t>
      </w:r>
      <w:r>
        <w:t>limentazione</w:t>
      </w:r>
      <w:r w:rsidRPr="007A36F9">
        <w:t>” e l’attributo “Codice fiscale” della tabella “Dipendente”.</w:t>
      </w:r>
    </w:p>
    <w:p w:rsidR="00623AFA" w:rsidRPr="007A36F9" w:rsidRDefault="007A36F9" w:rsidP="00DF652C">
      <w:pPr>
        <w:pStyle w:val="ListParagraph"/>
        <w:numPr>
          <w:ilvl w:val="0"/>
          <w:numId w:val="13"/>
        </w:numPr>
      </w:pPr>
      <w:r w:rsidRPr="007A36F9">
        <w:t>Esiste un vincolo di integrità referenziale tra l’attributo “Responsabile” della tabella “Responsabile” e l’attributo “Codice fiscale” della tabella “Dipendente”.</w:t>
      </w:r>
    </w:p>
    <w:p w:rsidR="00623AFA" w:rsidRPr="007A36F9" w:rsidRDefault="007A36F9" w:rsidP="00DF652C">
      <w:pPr>
        <w:pStyle w:val="ListParagraph"/>
        <w:numPr>
          <w:ilvl w:val="0"/>
          <w:numId w:val="13"/>
        </w:numPr>
      </w:pPr>
      <w:r w:rsidRPr="007A36F9">
        <w:t>Esiste un vincolo di integrità referenziale tra l’attributo “</w:t>
      </w:r>
      <w:r>
        <w:t>Scheda alimentazione</w:t>
      </w:r>
      <w:r w:rsidRPr="007A36F9">
        <w:t>” della tabella “</w:t>
      </w:r>
      <w:r>
        <w:t>Dieta</w:t>
      </w:r>
      <w:r w:rsidRPr="007A36F9">
        <w:t>” e l’attributo “</w:t>
      </w:r>
      <w:r>
        <w:t>Codice</w:t>
      </w:r>
      <w:r w:rsidRPr="007A36F9">
        <w:t>” della tabella “</w:t>
      </w:r>
      <w:r w:rsidR="00886091">
        <w:t>Scheda A</w:t>
      </w:r>
      <w:r>
        <w:t>limentazione</w:t>
      </w:r>
      <w:r w:rsidRPr="007A36F9">
        <w:t>”.</w:t>
      </w:r>
    </w:p>
    <w:p w:rsidR="007A36F9" w:rsidRPr="007A36F9" w:rsidRDefault="007A36F9" w:rsidP="00DF652C">
      <w:pPr>
        <w:pStyle w:val="ListParagraph"/>
        <w:numPr>
          <w:ilvl w:val="0"/>
          <w:numId w:val="13"/>
        </w:numPr>
      </w:pPr>
      <w:r w:rsidRPr="007A36F9">
        <w:t>Esiste un vincolo di integrità referenziale tra l’attributo “</w:t>
      </w:r>
      <w:r>
        <w:t>Obiettivo</w:t>
      </w:r>
      <w:r w:rsidRPr="007A36F9">
        <w:t>” della tabella “</w:t>
      </w:r>
      <w:r>
        <w:t>Fine</w:t>
      </w:r>
      <w:r w:rsidRPr="007A36F9">
        <w:t>” e l’attributo “</w:t>
      </w:r>
      <w:r>
        <w:t>Scopo</w:t>
      </w:r>
      <w:r w:rsidRPr="007A36F9">
        <w:t>” della tabella “</w:t>
      </w:r>
      <w:r>
        <w:t>Obiettivo</w:t>
      </w:r>
      <w:r w:rsidRPr="007A36F9">
        <w:t>”.</w:t>
      </w:r>
    </w:p>
    <w:p w:rsidR="008604C7" w:rsidRPr="008604C7" w:rsidRDefault="008604C7" w:rsidP="00DF652C">
      <w:pPr>
        <w:pStyle w:val="ListParagraph"/>
        <w:numPr>
          <w:ilvl w:val="0"/>
          <w:numId w:val="13"/>
        </w:numPr>
      </w:pPr>
      <w:r w:rsidRPr="008604C7">
        <w:t>Esiste un vincolo di integrità referenziale tra l’attributo “</w:t>
      </w:r>
      <w:r>
        <w:t>Scheda alimentazione</w:t>
      </w:r>
      <w:r w:rsidRPr="008604C7">
        <w:t>” della tabella “</w:t>
      </w:r>
      <w:r>
        <w:t>Fin</w:t>
      </w:r>
      <w:r w:rsidRPr="008604C7">
        <w:t>e” e l’attributo “Codice” della tabella “</w:t>
      </w:r>
      <w:r w:rsidR="00886091">
        <w:t>Scheda A</w:t>
      </w:r>
      <w:r>
        <w:t>limentazione</w:t>
      </w:r>
      <w:r w:rsidRPr="008604C7">
        <w:t>”.</w:t>
      </w:r>
    </w:p>
    <w:p w:rsidR="008604C7" w:rsidRPr="008604C7" w:rsidRDefault="008604C7" w:rsidP="00DF652C">
      <w:pPr>
        <w:pStyle w:val="ListParagraph"/>
        <w:numPr>
          <w:ilvl w:val="0"/>
          <w:numId w:val="13"/>
        </w:numPr>
      </w:pPr>
      <w:r w:rsidRPr="008604C7">
        <w:t>Esiste un vincolo di integrità referenziale tra l’attributo “</w:t>
      </w:r>
      <w:r>
        <w:t>Obiettivo</w:t>
      </w:r>
      <w:r w:rsidRPr="008604C7">
        <w:t>” della tabella “</w:t>
      </w:r>
      <w:r>
        <w:t>Potenziamento muscolare</w:t>
      </w:r>
      <w:r w:rsidRPr="008604C7">
        <w:t>” e l’attributo “</w:t>
      </w:r>
      <w:r>
        <w:t>Scopo</w:t>
      </w:r>
      <w:r w:rsidRPr="008604C7">
        <w:t>” della tabella “</w:t>
      </w:r>
      <w:r>
        <w:t>Obiettivo</w:t>
      </w:r>
      <w:r w:rsidRPr="008604C7">
        <w:t>”.</w:t>
      </w:r>
    </w:p>
    <w:p w:rsidR="00CB289A" w:rsidRPr="00CB289A" w:rsidRDefault="00CB289A" w:rsidP="00DF652C">
      <w:pPr>
        <w:pStyle w:val="ListParagraph"/>
        <w:numPr>
          <w:ilvl w:val="0"/>
          <w:numId w:val="13"/>
        </w:numPr>
      </w:pPr>
      <w:r w:rsidRPr="00CB289A">
        <w:t>Esiste un vincolo di integrità referenziale tra l’attributo “Cliente” della tabella “</w:t>
      </w:r>
      <w:r>
        <w:t>Contratto</w:t>
      </w:r>
      <w:r w:rsidRPr="00CB289A">
        <w:t>” e l’attributo “Codice fiscale” della tabella “Cliente”.</w:t>
      </w:r>
    </w:p>
    <w:p w:rsidR="00CB289A" w:rsidRPr="00CB289A" w:rsidRDefault="00CB289A" w:rsidP="00DF652C">
      <w:pPr>
        <w:pStyle w:val="ListParagraph"/>
        <w:numPr>
          <w:ilvl w:val="0"/>
          <w:numId w:val="13"/>
        </w:numPr>
      </w:pPr>
      <w:r w:rsidRPr="00CB289A">
        <w:t>Esiste un vincolo di integrità referenziale tra l’attributo “</w:t>
      </w:r>
      <w:r>
        <w:t>Consulente</w:t>
      </w:r>
      <w:r w:rsidRPr="00CB289A">
        <w:t>” della tabella “</w:t>
      </w:r>
      <w:r>
        <w:t>Contratto</w:t>
      </w:r>
      <w:r w:rsidRPr="00CB289A">
        <w:t>” e l’attributo “Codice fiscale” della tabella “</w:t>
      </w:r>
      <w:r>
        <w:t>Dipendente</w:t>
      </w:r>
      <w:r w:rsidRPr="00CB289A">
        <w:t>”.</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t>Sede”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l’attributo “</w:t>
      </w:r>
      <w:r>
        <w:t>Centro</w:t>
      </w:r>
      <w:r w:rsidRPr="00CB289A">
        <w:t>” della tabella “</w:t>
      </w:r>
      <w:r>
        <w:t>Sede” e l’attributo “Codice</w:t>
      </w:r>
      <w:r w:rsidRPr="00CB289A">
        <w:t>” della tabella “</w:t>
      </w:r>
      <w:r>
        <w:t>Centro</w:t>
      </w:r>
      <w:r w:rsidRPr="00CB289A">
        <w:t>”.</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t>Possibilit</w:t>
      </w:r>
      <w:r w:rsidRPr="00CB289A">
        <w:t>à</w:t>
      </w:r>
      <w:r w:rsidR="00886091">
        <w:t xml:space="preserve"> A</w:t>
      </w:r>
      <w:r>
        <w:t>ccesso”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gli attributi “Sala” e “Cent</w:t>
      </w:r>
      <w:r w:rsidR="00886091">
        <w:t>ro” della tabella “Possibilità A</w:t>
      </w:r>
      <w:r w:rsidRPr="00CB289A">
        <w:t>ccesso” e gli attributi “Nome”</w:t>
      </w:r>
      <w:r>
        <w:t xml:space="preserve"> e “Centro</w:t>
      </w:r>
      <w:r w:rsidRPr="00CB289A">
        <w:t>” della tabella “Sala”.</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rsidR="00886091">
        <w:t>Pagamento R</w:t>
      </w:r>
      <w:r>
        <w:t>ateizzato”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l’attributo “</w:t>
      </w:r>
      <w:r>
        <w:t>Pagamento</w:t>
      </w:r>
      <w:r w:rsidRPr="00CB289A">
        <w:t>” della tabella “</w:t>
      </w:r>
      <w:r>
        <w:t>Rata”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l’attributo “</w:t>
      </w:r>
      <w:r>
        <w:t>Obiettivo</w:t>
      </w:r>
      <w:r w:rsidRPr="00CB289A">
        <w:t>” della tabella “</w:t>
      </w:r>
      <w:r>
        <w:t>Scelta</w:t>
      </w:r>
      <w:r w:rsidRPr="00CB289A">
        <w:t>” e l’attributo “</w:t>
      </w:r>
      <w:r>
        <w:t>Scopo</w:t>
      </w:r>
      <w:r w:rsidRPr="00CB289A">
        <w:t>” della tabella “</w:t>
      </w:r>
      <w:r>
        <w:t>Obiettivo</w:t>
      </w:r>
      <w:r w:rsidRPr="00CB289A">
        <w:t>”.</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t>Scelta</w:t>
      </w:r>
      <w:r w:rsidRPr="00CB289A">
        <w:t>” e l’attributo “Codice” della tabella “Contratto”.</w:t>
      </w:r>
    </w:p>
    <w:p w:rsidR="00870E94" w:rsidRPr="00870E94" w:rsidRDefault="00870E94" w:rsidP="00DF652C">
      <w:pPr>
        <w:pStyle w:val="ListParagraph"/>
        <w:numPr>
          <w:ilvl w:val="0"/>
          <w:numId w:val="13"/>
        </w:numPr>
      </w:pPr>
      <w:r w:rsidRPr="00870E94">
        <w:t>Esiste un vincolo di integrità referenziale tra l’attributo “Cliente” della tabella “</w:t>
      </w:r>
      <w:r>
        <w:t>Accesso</w:t>
      </w:r>
      <w:r w:rsidRPr="00870E94">
        <w:t>” e l’attributo “Codice fiscale” della tabella “Cliente”.</w:t>
      </w:r>
    </w:p>
    <w:p w:rsidR="00870E94" w:rsidRPr="00870E94" w:rsidRDefault="00870E94" w:rsidP="00DF652C">
      <w:pPr>
        <w:pStyle w:val="ListParagraph"/>
        <w:numPr>
          <w:ilvl w:val="0"/>
          <w:numId w:val="13"/>
        </w:numPr>
      </w:pPr>
      <w:r w:rsidRPr="00870E94">
        <w:t>Esiste un vincolo di integrità referenziale tra l’attributo “</w:t>
      </w:r>
      <w:r>
        <w:t>Centro</w:t>
      </w:r>
      <w:r w:rsidRPr="00870E94">
        <w:t>” della tabella “</w:t>
      </w:r>
      <w:r>
        <w:t>Accesso” e l’attributo “Codice</w:t>
      </w:r>
      <w:r w:rsidRPr="00870E94">
        <w:t>” della tabella “</w:t>
      </w:r>
      <w:r>
        <w:t>Centro</w:t>
      </w:r>
      <w:r w:rsidRPr="00870E94">
        <w:t>”.</w:t>
      </w:r>
    </w:p>
    <w:p w:rsidR="00870E94" w:rsidRPr="00870E94" w:rsidRDefault="00870E94" w:rsidP="00DF652C">
      <w:pPr>
        <w:pStyle w:val="ListParagraph"/>
        <w:numPr>
          <w:ilvl w:val="0"/>
          <w:numId w:val="13"/>
        </w:numPr>
      </w:pPr>
      <w:r w:rsidRPr="00870E94">
        <w:t>Esiste un vincolo di integrità referenziale tra l’attributo “Centro” della tabella “</w:t>
      </w:r>
      <w:r>
        <w:t>Spogliatoio</w:t>
      </w:r>
      <w:r w:rsidRPr="00870E94">
        <w:t>” e l’attributo “Codice” della tabella “Centro”.</w:t>
      </w:r>
    </w:p>
    <w:p w:rsidR="00870E94" w:rsidRPr="00870E94" w:rsidRDefault="00870E94" w:rsidP="00DF652C">
      <w:pPr>
        <w:pStyle w:val="ListParagraph"/>
        <w:numPr>
          <w:ilvl w:val="0"/>
          <w:numId w:val="13"/>
        </w:numPr>
      </w:pPr>
      <w:r w:rsidRPr="00870E94">
        <w:t>Esiste un vincolo di integrità referenziale tra gli attributi “</w:t>
      </w:r>
      <w:r>
        <w:t>Spogliatoio</w:t>
      </w:r>
      <w:r w:rsidRPr="00870E94">
        <w:t>” e “Centro” della tabella “</w:t>
      </w:r>
      <w:r>
        <w:t>Armadietto</w:t>
      </w:r>
      <w:r w:rsidRPr="00870E94">
        <w:t>” e gli attributi “</w:t>
      </w:r>
      <w:r>
        <w:t>Identificatore</w:t>
      </w:r>
      <w:r w:rsidRPr="00870E94">
        <w:t>” e “Centro” della tabella “</w:t>
      </w:r>
      <w:r>
        <w:t>Spogliatoio</w:t>
      </w:r>
      <w:r w:rsidRPr="00870E94">
        <w:t>”.</w:t>
      </w:r>
    </w:p>
    <w:p w:rsidR="00BF3239" w:rsidRPr="00BF3239" w:rsidRDefault="00BF3239" w:rsidP="00DF652C">
      <w:pPr>
        <w:pStyle w:val="ListParagraph"/>
        <w:numPr>
          <w:ilvl w:val="0"/>
          <w:numId w:val="13"/>
        </w:numPr>
      </w:pPr>
      <w:r w:rsidRPr="00BF3239">
        <w:t>Esiste un vincolo di integrità referenziale tra l’attributo “</w:t>
      </w:r>
      <w:r>
        <w:t>Armadietto</w:t>
      </w:r>
      <w:r w:rsidRPr="00BF3239">
        <w:t>” della tabella “</w:t>
      </w:r>
      <w:r>
        <w:t>Assegnamento</w:t>
      </w:r>
      <w:r w:rsidRPr="00BF3239">
        <w:t>” e l’attributo “Codice</w:t>
      </w:r>
      <w:r>
        <w:t xml:space="preserve"> identificativo</w:t>
      </w:r>
      <w:r w:rsidRPr="00BF3239">
        <w:t>” della tabella “</w:t>
      </w:r>
      <w:r>
        <w:t>Armadietto</w:t>
      </w:r>
      <w:r w:rsidRPr="00BF3239">
        <w:t>”.</w:t>
      </w:r>
    </w:p>
    <w:p w:rsidR="00BF3239" w:rsidRPr="00BF3239" w:rsidRDefault="00BF3239" w:rsidP="00DF652C">
      <w:pPr>
        <w:pStyle w:val="ListParagraph"/>
        <w:numPr>
          <w:ilvl w:val="0"/>
          <w:numId w:val="13"/>
        </w:numPr>
      </w:pPr>
      <w:r w:rsidRPr="00BF3239">
        <w:lastRenderedPageBreak/>
        <w:t>Esiste un vincolo di integrità referenziale tra gli attributi “</w:t>
      </w:r>
      <w:r>
        <w:t>Cliente</w:t>
      </w:r>
      <w:r w:rsidRPr="00BF3239">
        <w:t>” e “</w:t>
      </w:r>
      <w:r>
        <w:t>Momento</w:t>
      </w:r>
      <w:r w:rsidRPr="00BF3239">
        <w:t>” della tabella “</w:t>
      </w:r>
      <w:r>
        <w:t>Assegnamento</w:t>
      </w:r>
      <w:r w:rsidRPr="00BF3239">
        <w:t>” e gli attributi “</w:t>
      </w:r>
      <w:r>
        <w:t>Cliente</w:t>
      </w:r>
      <w:r w:rsidRPr="00BF3239">
        <w:t>” e “</w:t>
      </w:r>
      <w:r>
        <w:t>Momento entrata</w:t>
      </w:r>
      <w:r w:rsidRPr="00BF3239">
        <w:t>” della tabella “</w:t>
      </w:r>
      <w:r>
        <w:t>Assegnamento</w:t>
      </w:r>
      <w:r w:rsidRPr="00BF3239">
        <w:t>”.</w:t>
      </w:r>
    </w:p>
    <w:p w:rsidR="00BF3239" w:rsidRPr="00BF3239" w:rsidRDefault="00BF3239" w:rsidP="00DF652C">
      <w:pPr>
        <w:pStyle w:val="ListParagraph"/>
        <w:numPr>
          <w:ilvl w:val="0"/>
          <w:numId w:val="13"/>
        </w:numPr>
      </w:pPr>
      <w:r w:rsidRPr="00BF3239">
        <w:t>Esiste un vincolo di integrità referenziale tra l’attributo “Centro” della tabella “</w:t>
      </w:r>
      <w:r>
        <w:t>Ordine</w:t>
      </w:r>
      <w:r w:rsidRPr="00BF3239">
        <w:t>” e l’attributo “Codice” della tabella “Centro”.</w:t>
      </w:r>
    </w:p>
    <w:p w:rsidR="00BF3239" w:rsidRPr="00BF3239" w:rsidRDefault="00BF3239" w:rsidP="00DF652C">
      <w:pPr>
        <w:pStyle w:val="ListParagraph"/>
        <w:numPr>
          <w:ilvl w:val="0"/>
          <w:numId w:val="13"/>
        </w:numPr>
      </w:pPr>
      <w:r w:rsidRPr="00BF3239">
        <w:t>Esiste un vincolo di integrità referenziale tra l’attributo “</w:t>
      </w:r>
      <w:r>
        <w:t>Fornitore</w:t>
      </w:r>
      <w:r w:rsidRPr="00BF3239">
        <w:t>” della tabella “</w:t>
      </w:r>
      <w:r>
        <w:t>Integratore</w:t>
      </w:r>
      <w:r w:rsidRPr="00BF3239">
        <w:t>” e l’attributo “</w:t>
      </w:r>
      <w:r>
        <w:t>Partita IVA</w:t>
      </w:r>
      <w:r w:rsidRPr="00BF3239">
        <w:t>” della tabella “</w:t>
      </w:r>
      <w:r>
        <w:t>Fornitore</w:t>
      </w:r>
      <w:r w:rsidRPr="00BF3239">
        <w:t>”.</w:t>
      </w:r>
    </w:p>
    <w:p w:rsidR="00BF3239" w:rsidRPr="00BF3239" w:rsidRDefault="00BF3239" w:rsidP="00DF652C">
      <w:pPr>
        <w:pStyle w:val="ListParagraph"/>
        <w:numPr>
          <w:ilvl w:val="0"/>
          <w:numId w:val="13"/>
        </w:numPr>
      </w:pPr>
      <w:r w:rsidRPr="00BF3239">
        <w:t>Esiste un vincolo di integrità referenziale tra l’attributo “</w:t>
      </w:r>
      <w:r>
        <w:t>Integratore</w:t>
      </w:r>
      <w:r w:rsidRPr="00BF3239">
        <w:t>” della tabella “</w:t>
      </w:r>
      <w:r>
        <w:t>Magazzino</w:t>
      </w:r>
      <w:r w:rsidRPr="00BF3239">
        <w:t>” e l’attributo “Codice” della tabella “</w:t>
      </w:r>
      <w:r>
        <w:t>Integratore</w:t>
      </w:r>
      <w:r w:rsidRPr="00BF3239">
        <w:t>”.</w:t>
      </w:r>
    </w:p>
    <w:p w:rsidR="00BF3239" w:rsidRPr="00BF3239" w:rsidRDefault="00BF3239" w:rsidP="00DF652C">
      <w:pPr>
        <w:pStyle w:val="ListParagraph"/>
        <w:numPr>
          <w:ilvl w:val="0"/>
          <w:numId w:val="13"/>
        </w:numPr>
      </w:pPr>
      <w:r w:rsidRPr="00BF3239">
        <w:t>Esiste un vincolo di integrità referenziale tra l’attributo “Centro” della tabella “</w:t>
      </w:r>
      <w:r>
        <w:t>Magazzino</w:t>
      </w:r>
      <w:r w:rsidRPr="00BF3239">
        <w:t>” e l’attributo “Codice” della tabella “Centro”.</w:t>
      </w:r>
    </w:p>
    <w:p w:rsidR="00BF3239" w:rsidRPr="00BF3239" w:rsidRDefault="00BF3239" w:rsidP="00DF652C">
      <w:pPr>
        <w:pStyle w:val="ListParagraph"/>
        <w:numPr>
          <w:ilvl w:val="0"/>
          <w:numId w:val="13"/>
        </w:numPr>
      </w:pPr>
      <w:r w:rsidRPr="00BF3239">
        <w:t>Esiste un vincolo di integrità referenziale tra l’attributo “Cliente” della tabella “</w:t>
      </w:r>
      <w:r>
        <w:t>Acquisto</w:t>
      </w:r>
      <w:r w:rsidRPr="00BF3239">
        <w:t>” e l’attributo “Codice fiscale” della tabella “Cliente”.</w:t>
      </w:r>
    </w:p>
    <w:p w:rsidR="00BF3239" w:rsidRPr="00BF3239" w:rsidRDefault="00BF3239" w:rsidP="00DF652C">
      <w:pPr>
        <w:pStyle w:val="ListParagraph"/>
        <w:numPr>
          <w:ilvl w:val="0"/>
          <w:numId w:val="13"/>
        </w:numPr>
      </w:pPr>
      <w:r w:rsidRPr="00BF3239">
        <w:t>Esiste un vincolo di integrità referenziale tra l’attributo “Integratore” della tabella “</w:t>
      </w:r>
      <w:r>
        <w:t>Acquisto</w:t>
      </w:r>
      <w:r w:rsidRPr="00BF3239">
        <w:t>” e l’attributo “Codice” della tabella “Integratore”.</w:t>
      </w:r>
    </w:p>
    <w:p w:rsidR="00BF3239" w:rsidRPr="00BF3239" w:rsidRDefault="00BF3239" w:rsidP="00DF652C">
      <w:pPr>
        <w:pStyle w:val="ListParagraph"/>
        <w:numPr>
          <w:ilvl w:val="0"/>
          <w:numId w:val="13"/>
        </w:numPr>
      </w:pPr>
      <w:r w:rsidRPr="00BF3239">
        <w:t>Esiste un vincolo di integrità referenziale tra l’attributo “Centro” della tabella “</w:t>
      </w:r>
      <w:r>
        <w:t>Acquisto</w:t>
      </w:r>
      <w:r w:rsidRPr="00BF3239">
        <w:t>” e l’attributo “Codice” della tabella “Centro”.</w:t>
      </w:r>
    </w:p>
    <w:p w:rsidR="00BF3239" w:rsidRPr="00BF3239" w:rsidRDefault="00BF3239" w:rsidP="00DF652C">
      <w:pPr>
        <w:pStyle w:val="ListParagraph"/>
        <w:numPr>
          <w:ilvl w:val="0"/>
          <w:numId w:val="13"/>
        </w:numPr>
      </w:pPr>
      <w:r w:rsidRPr="00BF3239">
        <w:t>Esiste un vincolo di integrità referenziale tra l’attributo “Integratore” della tabella “</w:t>
      </w:r>
      <w:r>
        <w:t>Prodotto ordinato</w:t>
      </w:r>
      <w:r w:rsidRPr="00BF3239">
        <w:t>” e l’attributo “Codice” della tabella “Integratore”.</w:t>
      </w:r>
    </w:p>
    <w:p w:rsidR="00BF3239" w:rsidRPr="00BF3239" w:rsidRDefault="00BF3239" w:rsidP="00DF652C">
      <w:pPr>
        <w:pStyle w:val="ListParagraph"/>
        <w:numPr>
          <w:ilvl w:val="0"/>
          <w:numId w:val="13"/>
        </w:numPr>
      </w:pPr>
      <w:r w:rsidRPr="00BF3239">
        <w:t>Esiste un vincolo di integrità referenziale tra l’attributo “</w:t>
      </w:r>
      <w:r>
        <w:t>Codice ordine</w:t>
      </w:r>
      <w:r w:rsidRPr="00BF3239">
        <w:t>” della tabella “</w:t>
      </w:r>
      <w:r>
        <w:t>Prodotto ordinato</w:t>
      </w:r>
      <w:r w:rsidRPr="00BF3239">
        <w:t>” e l’attributo “Codice</w:t>
      </w:r>
      <w:r>
        <w:t xml:space="preserve"> interno</w:t>
      </w:r>
      <w:r w:rsidRPr="00BF3239">
        <w:t>” della tabella “</w:t>
      </w:r>
      <w:r>
        <w:t>Ordine</w:t>
      </w:r>
      <w:r w:rsidRPr="00BF3239">
        <w:t>”.</w:t>
      </w:r>
    </w:p>
    <w:p w:rsidR="00BF3239" w:rsidRPr="00BF3239" w:rsidRDefault="00BF3239" w:rsidP="00DF652C">
      <w:pPr>
        <w:pStyle w:val="ListParagraph"/>
        <w:numPr>
          <w:ilvl w:val="0"/>
          <w:numId w:val="13"/>
        </w:numPr>
      </w:pPr>
      <w:r w:rsidRPr="00BF3239">
        <w:t>Esiste un vincolo di integrità referenziale tra l’attributo “</w:t>
      </w:r>
      <w:r>
        <w:t>Richiedente</w:t>
      </w:r>
      <w:r w:rsidRPr="00BF3239">
        <w:t>” della tabella “</w:t>
      </w:r>
      <w:r>
        <w:t>Amicizia</w:t>
      </w:r>
      <w:r w:rsidRPr="00BF3239">
        <w:t>” e l’attributo “Codice fiscale” della tabella “Cliente”.</w:t>
      </w:r>
    </w:p>
    <w:p w:rsidR="00BF3239" w:rsidRPr="00BF3239" w:rsidRDefault="00BF3239" w:rsidP="00DF652C">
      <w:pPr>
        <w:pStyle w:val="ListParagraph"/>
        <w:numPr>
          <w:ilvl w:val="0"/>
          <w:numId w:val="13"/>
        </w:numPr>
      </w:pPr>
      <w:r w:rsidRPr="00BF3239">
        <w:t>Esiste un vincolo di integrità referenziale tra l’attributo “</w:t>
      </w:r>
      <w:r w:rsidR="00886091">
        <w:t>Riceven</w:t>
      </w:r>
      <w:r>
        <w:t>te</w:t>
      </w:r>
      <w:r w:rsidRPr="00BF3239">
        <w:t>” della tabella “A</w:t>
      </w:r>
      <w:r>
        <w:t>micizia</w:t>
      </w:r>
      <w:r w:rsidRPr="00BF3239">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w:t>
      </w:r>
      <w:r>
        <w:t>Proponente</w:t>
      </w:r>
      <w:r w:rsidRPr="00886091">
        <w:t>” della tabella “</w:t>
      </w:r>
      <w:r>
        <w:t>Sfida</w:t>
      </w:r>
      <w:r w:rsidRPr="00886091">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w:t>
      </w:r>
      <w:r>
        <w:t>Scheda allenamento associata</w:t>
      </w:r>
      <w:r w:rsidRPr="00886091">
        <w:t>” della tabella “</w:t>
      </w:r>
      <w:r>
        <w:t>Sfida” e l’attributo “Codice</w:t>
      </w:r>
      <w:r w:rsidRPr="00886091">
        <w:t>” della tabella “</w:t>
      </w:r>
      <w:r>
        <w:t>Scheda Allenamento</w:t>
      </w:r>
      <w:r w:rsidRPr="00886091">
        <w:t>”.</w:t>
      </w:r>
    </w:p>
    <w:p w:rsidR="00886091" w:rsidRPr="00886091" w:rsidRDefault="00886091" w:rsidP="00DF652C">
      <w:pPr>
        <w:pStyle w:val="ListParagraph"/>
        <w:numPr>
          <w:ilvl w:val="0"/>
          <w:numId w:val="13"/>
        </w:numPr>
      </w:pPr>
      <w:r w:rsidRPr="00886091">
        <w:t xml:space="preserve">Esiste un vincolo di integrità referenziale tra l’attributo “Scheda </w:t>
      </w:r>
      <w:r>
        <w:t>alimentazione</w:t>
      </w:r>
      <w:r w:rsidRPr="00886091">
        <w:t xml:space="preserve"> associata” della tabella “Sfida” e l’attributo “Codice” della tabella “Scheda Al</w:t>
      </w:r>
      <w:r>
        <w:t>imentazione</w:t>
      </w:r>
      <w:r w:rsidRPr="00886091">
        <w:t>”.</w:t>
      </w:r>
    </w:p>
    <w:p w:rsidR="00886091" w:rsidRPr="00886091" w:rsidRDefault="00886091" w:rsidP="00DF652C">
      <w:pPr>
        <w:pStyle w:val="ListParagraph"/>
        <w:numPr>
          <w:ilvl w:val="0"/>
          <w:numId w:val="13"/>
        </w:numPr>
      </w:pPr>
      <w:r w:rsidRPr="00886091">
        <w:t>Esiste un vincolo di integrità referenziale tra l’attributo “P</w:t>
      </w:r>
      <w:r>
        <w:t>artecipante</w:t>
      </w:r>
      <w:r w:rsidRPr="00886091">
        <w:t>” della tabella “</w:t>
      </w:r>
      <w:r>
        <w:t>Partecipante</w:t>
      </w:r>
      <w:r w:rsidRPr="00886091">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w:t>
      </w:r>
      <w:r>
        <w:t>Sfida</w:t>
      </w:r>
      <w:r w:rsidRPr="00886091">
        <w:t>” della tabella “</w:t>
      </w:r>
      <w:r>
        <w:t>Partecipante” e l’attributo “Codice</w:t>
      </w:r>
      <w:r w:rsidRPr="00886091">
        <w:t>” della tabella “</w:t>
      </w:r>
      <w:r>
        <w:t>Sfida</w:t>
      </w:r>
      <w:r w:rsidRPr="00886091">
        <w:t>”.</w:t>
      </w:r>
    </w:p>
    <w:p w:rsidR="00886091" w:rsidRPr="00886091" w:rsidRDefault="00886091" w:rsidP="00DF652C">
      <w:pPr>
        <w:pStyle w:val="ListParagraph"/>
        <w:numPr>
          <w:ilvl w:val="0"/>
          <w:numId w:val="13"/>
        </w:numPr>
      </w:pPr>
      <w:r w:rsidRPr="00886091">
        <w:t>Esiste un vincolo di integrità referenziale tra l’attributo “P</w:t>
      </w:r>
      <w:r>
        <w:t>ubblicatore</w:t>
      </w:r>
      <w:r w:rsidRPr="00886091">
        <w:t>” della tabella “</w:t>
      </w:r>
      <w:r>
        <w:t>Post</w:t>
      </w:r>
      <w:r w:rsidRPr="00886091">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“Sfida” della tabella “</w:t>
      </w:r>
      <w:r>
        <w:t>Thead</w:t>
      </w:r>
      <w:r w:rsidRPr="00886091">
        <w:t>” e l’attributo “Codice” della tabella “Sfida”.</w:t>
      </w:r>
    </w:p>
    <w:p w:rsidR="00886091" w:rsidRPr="00886091" w:rsidRDefault="00886091" w:rsidP="00DF652C">
      <w:pPr>
        <w:pStyle w:val="ListParagraph"/>
        <w:numPr>
          <w:ilvl w:val="0"/>
          <w:numId w:val="13"/>
        </w:numPr>
      </w:pPr>
      <w:r w:rsidRPr="00886091">
        <w:t>Esiste un vincolo di integrità referenziale tra l’attributo “</w:t>
      </w:r>
      <w:r>
        <w:t>Post</w:t>
      </w:r>
      <w:r w:rsidRPr="00886091">
        <w:t>” della tabella “</w:t>
      </w:r>
      <w:r>
        <w:t>Thread</w:t>
      </w:r>
      <w:r w:rsidRPr="00886091">
        <w:t>” e l’attributo “Codice” della tabella “</w:t>
      </w:r>
      <w:r>
        <w:t>Post</w:t>
      </w:r>
      <w:r w:rsidRPr="00886091">
        <w:t>”.</w:t>
      </w:r>
    </w:p>
    <w:p w:rsidR="00886091" w:rsidRPr="00886091" w:rsidRDefault="00886091" w:rsidP="00DF652C">
      <w:pPr>
        <w:pStyle w:val="ListParagraph"/>
        <w:numPr>
          <w:ilvl w:val="0"/>
          <w:numId w:val="13"/>
        </w:numPr>
      </w:pPr>
      <w:r w:rsidRPr="00886091">
        <w:t>Esiste un vincolo di integrità referenziale tra l’attributo “Post” della tabella “</w:t>
      </w:r>
      <w:r>
        <w:t>Risposta</w:t>
      </w:r>
      <w:r w:rsidRPr="00886091">
        <w:t>” e l’attributo “Codice” della tabella “Post”.</w:t>
      </w:r>
    </w:p>
    <w:p w:rsidR="00886091" w:rsidRPr="00886091" w:rsidRDefault="00886091" w:rsidP="00DF652C">
      <w:pPr>
        <w:pStyle w:val="ListParagraph"/>
        <w:numPr>
          <w:ilvl w:val="0"/>
          <w:numId w:val="13"/>
        </w:numPr>
      </w:pPr>
      <w:r w:rsidRPr="00886091">
        <w:t>Esiste un vincolo di integrità referenziale tra l’attributo “</w:t>
      </w:r>
      <w:r>
        <w:t>Risposta</w:t>
      </w:r>
      <w:r w:rsidRPr="00886091">
        <w:t>” della tabella “</w:t>
      </w:r>
      <w:r>
        <w:t>Risposta</w:t>
      </w:r>
      <w:r w:rsidRPr="00886091">
        <w:t>” e l’attributo “Codice” della tabella “Post”.</w:t>
      </w:r>
    </w:p>
    <w:p w:rsidR="00886091" w:rsidRPr="00886091" w:rsidRDefault="00886091" w:rsidP="00DF652C">
      <w:pPr>
        <w:pStyle w:val="ListParagraph"/>
        <w:numPr>
          <w:ilvl w:val="0"/>
          <w:numId w:val="13"/>
        </w:numPr>
      </w:pPr>
      <w:r w:rsidRPr="00886091">
        <w:t>Esiste un vincolo di integrità referenziale tra l’attributo “Post” della tabella “</w:t>
      </w:r>
      <w:r>
        <w:t>Giudizio</w:t>
      </w:r>
      <w:r w:rsidRPr="00886091">
        <w:t>” e l’attributo “Codice” della tabella “Post”.</w:t>
      </w:r>
    </w:p>
    <w:p w:rsidR="00886091" w:rsidRPr="00886091" w:rsidRDefault="00886091" w:rsidP="00DF652C">
      <w:pPr>
        <w:pStyle w:val="ListParagraph"/>
        <w:numPr>
          <w:ilvl w:val="0"/>
          <w:numId w:val="13"/>
        </w:numPr>
      </w:pPr>
      <w:r w:rsidRPr="00886091">
        <w:t>Esiste un vincolo di integrità referenziale tra l’attributo “</w:t>
      </w:r>
      <w:r>
        <w:t>Cliente</w:t>
      </w:r>
      <w:r w:rsidRPr="00886091">
        <w:t>” della tabella “</w:t>
      </w:r>
      <w:r>
        <w:t>Giudizio</w:t>
      </w:r>
      <w:r w:rsidRPr="00886091">
        <w:t>” e l’attributo “Codice fiscale” della tabella “Cliente”.</w:t>
      </w:r>
    </w:p>
    <w:p w:rsidR="00886091" w:rsidRPr="00886091" w:rsidRDefault="00886091" w:rsidP="00DF652C">
      <w:pPr>
        <w:pStyle w:val="ListParagraph"/>
        <w:numPr>
          <w:ilvl w:val="0"/>
          <w:numId w:val="13"/>
        </w:numPr>
      </w:pPr>
      <w:r w:rsidRPr="00886091">
        <w:lastRenderedPageBreak/>
        <w:t>Esiste un vincolo di integrità referenziale tra l’attributo “</w:t>
      </w:r>
      <w:r w:rsidR="0057154B">
        <w:t>Interessato</w:t>
      </w:r>
      <w:r w:rsidRPr="00886091">
        <w:t>” della tabella “</w:t>
      </w:r>
      <w:r>
        <w:t>Attivit</w:t>
      </w:r>
      <w:r w:rsidRPr="00886091">
        <w:t>à” e l’attributo “Codice fiscale” della tabella “Cliente”.</w:t>
      </w:r>
    </w:p>
    <w:p w:rsidR="0057154B" w:rsidRPr="0057154B" w:rsidRDefault="0057154B" w:rsidP="00DF652C">
      <w:pPr>
        <w:pStyle w:val="ListParagraph"/>
        <w:numPr>
          <w:ilvl w:val="0"/>
          <w:numId w:val="13"/>
        </w:numPr>
      </w:pPr>
      <w:r w:rsidRPr="0057154B">
        <w:t>Esiste un vincolo di integrità referenziale tra l’attributo “Post” della tabella “</w:t>
      </w:r>
      <w:r>
        <w:t>Allegato</w:t>
      </w:r>
      <w:r w:rsidRPr="0057154B">
        <w:t>” e l’attributo “Codice” della tabella “Post”.</w:t>
      </w:r>
    </w:p>
    <w:p w:rsidR="0057154B" w:rsidRPr="0057154B" w:rsidRDefault="0057154B" w:rsidP="00DF652C">
      <w:pPr>
        <w:pStyle w:val="ListParagraph"/>
        <w:numPr>
          <w:ilvl w:val="0"/>
          <w:numId w:val="13"/>
        </w:numPr>
      </w:pPr>
      <w:r w:rsidRPr="0057154B">
        <w:t>Esiste un vincolo di integrità referenziale tra l’attributo “Esercizio” della tabella “</w:t>
      </w:r>
      <w:r>
        <w:t>Esercizio Svolto</w:t>
      </w:r>
      <w:r w:rsidRPr="0057154B">
        <w:t>” e l’attributo “Codice” della tabella “Esercizio”.</w:t>
      </w:r>
    </w:p>
    <w:p w:rsidR="0057154B" w:rsidRPr="0057154B" w:rsidRDefault="0057154B" w:rsidP="00DF652C">
      <w:pPr>
        <w:pStyle w:val="ListParagraph"/>
        <w:numPr>
          <w:ilvl w:val="0"/>
          <w:numId w:val="13"/>
        </w:numPr>
      </w:pPr>
      <w:r w:rsidRPr="0057154B">
        <w:t>Esiste un vincolo di integrità referenziale tra l’attributo “</w:t>
      </w:r>
      <w:r>
        <w:t>Cliente</w:t>
      </w:r>
      <w:r w:rsidRPr="0057154B">
        <w:t>” della tabella “</w:t>
      </w:r>
      <w:r>
        <w:t>Esercizio Svolto</w:t>
      </w:r>
      <w:r w:rsidRPr="0057154B">
        <w:t>” e l’attributo “Codice fiscale” della tabella “Cliente”.</w:t>
      </w:r>
    </w:p>
    <w:p w:rsidR="0057154B" w:rsidRPr="0057154B" w:rsidRDefault="0057154B" w:rsidP="00DF652C">
      <w:pPr>
        <w:pStyle w:val="ListParagraph"/>
        <w:numPr>
          <w:ilvl w:val="0"/>
          <w:numId w:val="13"/>
        </w:numPr>
      </w:pPr>
      <w:r w:rsidRPr="0057154B">
        <w:t>Esiste un vincolo di integrità referenziale tra l’attributo “</w:t>
      </w:r>
      <w:r>
        <w:t>Attrezzatura</w:t>
      </w:r>
      <w:r w:rsidRPr="0057154B">
        <w:t>” della tabella “</w:t>
      </w:r>
      <w:r>
        <w:t>Esercizio Svolto” e l’attributo “Codice</w:t>
      </w:r>
      <w:r w:rsidRPr="0057154B">
        <w:t>” della tabella “</w:t>
      </w:r>
      <w:r>
        <w:t>Macchinario</w:t>
      </w:r>
      <w:r w:rsidRPr="0057154B">
        <w:t>”.</w:t>
      </w:r>
    </w:p>
    <w:p w:rsidR="0057154B" w:rsidRPr="0057154B" w:rsidRDefault="0057154B" w:rsidP="00DF652C">
      <w:pPr>
        <w:pStyle w:val="ListParagraph"/>
        <w:numPr>
          <w:ilvl w:val="0"/>
          <w:numId w:val="13"/>
        </w:numPr>
      </w:pPr>
      <w:r w:rsidRPr="0057154B">
        <w:t>Esiste un vincolo di integrità referenziale tra gli attributi “</w:t>
      </w:r>
      <w:r>
        <w:t>Richiedente</w:t>
      </w:r>
      <w:r w:rsidRPr="0057154B">
        <w:t>” e “</w:t>
      </w:r>
      <w:r>
        <w:t>Ricevente</w:t>
      </w:r>
      <w:r w:rsidRPr="0057154B">
        <w:t>” della tabella “</w:t>
      </w:r>
      <w:r>
        <w:t>Cerchia</w:t>
      </w:r>
      <w:r w:rsidRPr="0057154B">
        <w:t>” e gli attributi “</w:t>
      </w:r>
      <w:r>
        <w:t>Richiedente</w:t>
      </w:r>
      <w:r w:rsidRPr="0057154B">
        <w:t>”</w:t>
      </w:r>
      <w:r>
        <w:t xml:space="preserve"> e “Ricevente</w:t>
      </w:r>
      <w:r w:rsidRPr="0057154B">
        <w:t>” della tabella “</w:t>
      </w:r>
      <w:r>
        <w:t>Amicizia</w:t>
      </w:r>
      <w:r w:rsidRPr="0057154B">
        <w:t>”.</w:t>
      </w:r>
    </w:p>
    <w:p w:rsidR="0057154B" w:rsidRPr="0057154B" w:rsidRDefault="0057154B" w:rsidP="00DF652C">
      <w:pPr>
        <w:pStyle w:val="ListParagraph"/>
        <w:numPr>
          <w:ilvl w:val="0"/>
          <w:numId w:val="13"/>
        </w:numPr>
      </w:pPr>
      <w:r w:rsidRPr="0057154B">
        <w:t>Esiste un vincolo di integrità referenziale tra l’attributo “</w:t>
      </w:r>
      <w:r>
        <w:t>Sessione</w:t>
      </w:r>
      <w:r w:rsidRPr="0057154B">
        <w:t>” della tabella “</w:t>
      </w:r>
      <w:r>
        <w:t>Suddivisione</w:t>
      </w:r>
      <w:r w:rsidRPr="0057154B">
        <w:t>” e l’attributo “</w:t>
      </w:r>
      <w:r>
        <w:t>Tipo sessione</w:t>
      </w:r>
      <w:r w:rsidRPr="0057154B">
        <w:t>” della tabella “</w:t>
      </w:r>
      <w:r>
        <w:t>Sessione</w:t>
      </w:r>
      <w:r w:rsidRPr="0057154B">
        <w:t>”.</w:t>
      </w:r>
    </w:p>
    <w:p w:rsidR="00897D4B" w:rsidRDefault="0057154B" w:rsidP="00DF652C">
      <w:pPr>
        <w:pStyle w:val="ListParagraph"/>
        <w:numPr>
          <w:ilvl w:val="0"/>
          <w:numId w:val="13"/>
        </w:numPr>
      </w:pPr>
      <w:r w:rsidRPr="0057154B">
        <w:t>Esiste un vincolo di integrità referenziale tra l’attributo “Scheda allenamento” della tabella “</w:t>
      </w:r>
      <w:r>
        <w:t>Suddivisione</w:t>
      </w:r>
      <w:r w:rsidRPr="0057154B">
        <w:t>” e l’attributo “Codice” della tabella “Scheda Allenamento”.</w:t>
      </w:r>
    </w:p>
    <w:p w:rsidR="00897D4B" w:rsidRDefault="00897D4B">
      <w:r>
        <w:br w:type="page"/>
      </w:r>
    </w:p>
    <w:p w:rsidR="00623AFA" w:rsidRPr="00623AFA" w:rsidRDefault="00623AFA" w:rsidP="00DF652C">
      <w:pPr>
        <w:pStyle w:val="ListParagraph"/>
        <w:numPr>
          <w:ilvl w:val="0"/>
          <w:numId w:val="13"/>
        </w:numPr>
      </w:pPr>
    </w:p>
    <w:p w:rsidR="00BC099F" w:rsidRDefault="002446F3" w:rsidP="00BC099F">
      <w:pPr>
        <w:pStyle w:val="Heading1"/>
      </w:pPr>
      <w:bookmarkStart w:id="132" w:name="_Toc492902440"/>
      <w:bookmarkStart w:id="133" w:name="_Toc498878183"/>
      <w:r>
        <w:t>Analisi delle dipendenze funzionali e normalizzazione</w:t>
      </w:r>
      <w:bookmarkEnd w:id="132"/>
      <w:bookmarkEnd w:id="133"/>
    </w:p>
    <w:p w:rsidR="00BE37E1" w:rsidRDefault="00AD157C" w:rsidP="000A2DA6">
      <w:pPr>
        <w:pStyle w:val="Heading2"/>
      </w:pPr>
      <w:bookmarkStart w:id="134" w:name="_Toc498878184"/>
      <w:bookmarkStart w:id="135" w:name="_Toc492902441"/>
      <w:r>
        <w:t>dipendenze funzionali</w:t>
      </w:r>
      <w:bookmarkEnd w:id="134"/>
    </w:p>
    <w:p w:rsidR="00AD157C" w:rsidRPr="00AD157C" w:rsidRDefault="00AD157C" w:rsidP="00AD157C">
      <w:pPr>
        <w:spacing w:after="160" w:line="259" w:lineRule="auto"/>
        <w:rPr>
          <w:rFonts w:eastAsia="Calibri"/>
          <w:szCs w:val="22"/>
        </w:rPr>
      </w:pPr>
      <w:r w:rsidRPr="00AD157C">
        <w:rPr>
          <w:rFonts w:eastAsia="Calibri"/>
          <w:b/>
          <w:szCs w:val="22"/>
        </w:rPr>
        <w:t>Tabella Accesso</w:t>
      </w:r>
      <w:r w:rsidRPr="00AD157C">
        <w:rPr>
          <w:rFonts w:eastAsia="Calibri"/>
          <w:szCs w:val="22"/>
        </w:rPr>
        <w:t>:</w:t>
      </w:r>
      <w:r w:rsidRPr="00AD157C">
        <w:rPr>
          <w:rFonts w:eastAsia="Calibri"/>
          <w:szCs w:val="22"/>
        </w:rPr>
        <w:br/>
        <w:t>Accesso(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w:t>
      </w:r>
      <w:r w:rsidRPr="00AD157C">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AD157C">
        <w:rPr>
          <w:rFonts w:eastAsia="Calibri"/>
          <w:szCs w:val="22"/>
        </w:rPr>
        <w:t>)</w:t>
      </w:r>
      <w:r w:rsidRPr="00AD157C">
        <w:rPr>
          <w:rFonts w:eastAsia="Calibri"/>
          <w:szCs w:val="22"/>
        </w:rPr>
        <w:br/>
        <w:t>Poichè non esistono dipendenze funzionali,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Acquisto</w:t>
      </w:r>
      <w:r w:rsidRPr="00AD157C">
        <w:rPr>
          <w:rFonts w:eastAsia="Calibri"/>
          <w:szCs w:val="22"/>
        </w:rPr>
        <w:t>:</w:t>
      </w:r>
      <w:r w:rsidRPr="00AD157C">
        <w:rPr>
          <w:rFonts w:eastAsia="Calibri"/>
          <w:szCs w:val="22"/>
        </w:rPr>
        <w:br/>
        <w:t>Acquisto(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Data, Centro)</w:t>
      </w:r>
      <w:r w:rsidRPr="00AD157C">
        <w:rPr>
          <w:rFonts w:eastAsia="Calibri"/>
          <w:szCs w:val="22"/>
        </w:rPr>
        <w:br/>
        <w:t xml:space="preserve">- </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xml:space="preserve"> -&gt; Data, Centro</w:t>
      </w:r>
      <w:r w:rsidRPr="00AD157C">
        <w:rPr>
          <w:rFonts w:eastAsia="Calibri"/>
          <w:szCs w:val="22"/>
        </w:rPr>
        <w:br/>
        <w:t>Poichè la parte sinistra è superchiave, Acquisto è in BCNF.</w:t>
      </w:r>
    </w:p>
    <w:p w:rsidR="00AD157C" w:rsidRPr="00AD157C" w:rsidRDefault="00AD157C" w:rsidP="00AD157C">
      <w:pPr>
        <w:spacing w:after="160" w:line="259" w:lineRule="auto"/>
        <w:rPr>
          <w:rFonts w:eastAsia="Calibri"/>
          <w:szCs w:val="22"/>
        </w:rPr>
      </w:pPr>
      <w:r w:rsidRPr="00AD157C">
        <w:rPr>
          <w:rFonts w:eastAsia="Calibri"/>
          <w:b/>
          <w:szCs w:val="22"/>
        </w:rPr>
        <w:t>Tabella Allegato</w:t>
      </w:r>
      <w:r w:rsidRPr="00AD157C">
        <w:rPr>
          <w:rFonts w:eastAsia="Calibri"/>
          <w:szCs w:val="22"/>
        </w:rPr>
        <w:t>:</w:t>
      </w:r>
      <w:r w:rsidRPr="00AD157C">
        <w:rPr>
          <w:rFonts w:eastAsia="Calibri"/>
          <w:szCs w:val="22"/>
        </w:rPr>
        <w:br/>
        <w:t>Allegato(</w:t>
      </w:r>
      <w:r w:rsidRPr="00AD157C">
        <w:rPr>
          <w:rFonts w:eastAsia="Calibri"/>
          <w:szCs w:val="22"/>
          <w:u w:val="single"/>
        </w:rPr>
        <w:t>Link esterno</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esistono dipendenze funzionali, Allegato è in BCNF.</w:t>
      </w:r>
    </w:p>
    <w:p w:rsidR="00AD157C" w:rsidRPr="00AD157C" w:rsidRDefault="00AD157C" w:rsidP="00AD157C">
      <w:pPr>
        <w:spacing w:after="160" w:line="259" w:lineRule="auto"/>
        <w:rPr>
          <w:rFonts w:eastAsia="Calibri"/>
          <w:szCs w:val="22"/>
        </w:rPr>
      </w:pPr>
      <w:r w:rsidRPr="00AD157C">
        <w:rPr>
          <w:rFonts w:eastAsia="Calibri"/>
          <w:b/>
          <w:szCs w:val="22"/>
        </w:rPr>
        <w:t>Tabella Allenamento</w:t>
      </w:r>
      <w:r w:rsidRPr="00AD157C">
        <w:rPr>
          <w:rFonts w:eastAsia="Calibri"/>
          <w:szCs w:val="22"/>
        </w:rPr>
        <w:t>:</w:t>
      </w:r>
      <w:r w:rsidRPr="00AD157C">
        <w:rPr>
          <w:rFonts w:eastAsia="Calibri"/>
          <w:szCs w:val="22"/>
        </w:rPr>
        <w:br/>
        <w:t>Allenamento(</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Sessione</w:t>
      </w:r>
      <w:r w:rsidRPr="00AD157C">
        <w:rPr>
          <w:rFonts w:eastAsia="Calibri"/>
          <w:szCs w:val="22"/>
        </w:rPr>
        <w:t>)</w:t>
      </w:r>
      <w:r w:rsidRPr="00AD157C">
        <w:rPr>
          <w:rFonts w:eastAsia="Calibri"/>
          <w:szCs w:val="22"/>
        </w:rPr>
        <w:br/>
        <w:t>Poichè non esistono dipendenze funzionali,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Amicizia</w:t>
      </w:r>
      <w:r w:rsidRPr="00AD157C">
        <w:rPr>
          <w:rFonts w:eastAsia="Calibri"/>
          <w:szCs w:val="22"/>
        </w:rPr>
        <w:t>:</w:t>
      </w:r>
      <w:r w:rsidRPr="00AD157C">
        <w:rPr>
          <w:rFonts w:eastAsia="Calibri"/>
          <w:szCs w:val="22"/>
        </w:rPr>
        <w:br/>
        <w:t>Amicizia(</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Stato)</w:t>
      </w:r>
      <w:r w:rsidRPr="00AD157C">
        <w:rPr>
          <w:rFonts w:eastAsia="Calibri"/>
          <w:szCs w:val="22"/>
        </w:rPr>
        <w:br/>
        <w:t xml:space="preserve">- </w:t>
      </w:r>
      <w:r w:rsidRPr="00AD157C">
        <w:rPr>
          <w:rFonts w:eastAsia="Calibri"/>
          <w:szCs w:val="22"/>
          <w:u w:val="single"/>
        </w:rPr>
        <w:t>Richedente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-&gt; Stato</w:t>
      </w:r>
      <w:r w:rsidRPr="00AD157C">
        <w:rPr>
          <w:rFonts w:eastAsia="Calibri"/>
          <w:szCs w:val="22"/>
        </w:rPr>
        <w:br/>
        <w:t>Poichè la parte sinistra è superchiave, Amicizia è in BCNF.</w:t>
      </w:r>
    </w:p>
    <w:p w:rsidR="00AD157C" w:rsidRPr="00AD157C" w:rsidRDefault="00AD157C" w:rsidP="00AD157C">
      <w:pPr>
        <w:spacing w:after="160" w:line="259" w:lineRule="auto"/>
        <w:rPr>
          <w:rFonts w:eastAsia="Calibri"/>
          <w:szCs w:val="22"/>
        </w:rPr>
      </w:pPr>
      <w:r w:rsidRPr="00AD157C">
        <w:rPr>
          <w:rFonts w:eastAsia="Calibri"/>
          <w:b/>
          <w:szCs w:val="22"/>
        </w:rPr>
        <w:t>Tabella Armadietto</w:t>
      </w:r>
      <w:r w:rsidRPr="00AD157C">
        <w:rPr>
          <w:rFonts w:eastAsia="Calibri"/>
          <w:szCs w:val="22"/>
        </w:rPr>
        <w:t>:</w:t>
      </w:r>
      <w:r w:rsidRPr="00AD157C">
        <w:rPr>
          <w:rFonts w:eastAsia="Calibri"/>
          <w:szCs w:val="22"/>
        </w:rPr>
        <w:br/>
        <w:t>Armadietto(</w:t>
      </w:r>
      <w:r w:rsidRPr="00AD157C">
        <w:rPr>
          <w:rFonts w:eastAsia="Calibri"/>
          <w:szCs w:val="22"/>
          <w:u w:val="single"/>
        </w:rPr>
        <w:t>Codice identificativo</w:t>
      </w:r>
      <w:r w:rsidRPr="00AD157C">
        <w:rPr>
          <w:rFonts w:eastAsia="Calibri"/>
          <w:szCs w:val="22"/>
        </w:rPr>
        <w:t xml:space="preserve">, </w:t>
      </w:r>
      <w:r w:rsidRPr="00A95075">
        <w:rPr>
          <w:rFonts w:eastAsia="Calibri"/>
          <w:szCs w:val="22"/>
        </w:rPr>
        <w:t>Spogliatoio</w:t>
      </w:r>
      <w:r w:rsidRPr="00AD157C">
        <w:rPr>
          <w:rFonts w:eastAsia="Calibri"/>
          <w:szCs w:val="22"/>
        </w:rPr>
        <w:t>, Occupato, Centro)</w:t>
      </w:r>
      <w:r w:rsidRPr="00AD157C">
        <w:rPr>
          <w:rFonts w:eastAsia="Calibri"/>
          <w:szCs w:val="22"/>
        </w:rPr>
        <w:br/>
        <w:t xml:space="preserve">- </w:t>
      </w:r>
      <w:r w:rsidRPr="00AD157C">
        <w:rPr>
          <w:rFonts w:eastAsia="Calibri"/>
          <w:szCs w:val="22"/>
          <w:u w:val="single"/>
        </w:rPr>
        <w:t>Codice Identificativo</w:t>
      </w:r>
      <w:r w:rsidR="00A95075">
        <w:rPr>
          <w:rFonts w:eastAsia="Calibri"/>
          <w:szCs w:val="22"/>
          <w:u w:val="single"/>
        </w:rPr>
        <w:t xml:space="preserve"> </w:t>
      </w:r>
      <w:r w:rsidR="00A95075" w:rsidRPr="00AD157C">
        <w:rPr>
          <w:rFonts w:eastAsia="Calibri"/>
          <w:szCs w:val="22"/>
        </w:rPr>
        <w:t>-&gt;</w:t>
      </w:r>
      <w:r w:rsidRPr="00AD157C">
        <w:rPr>
          <w:rFonts w:eastAsia="Calibri"/>
          <w:szCs w:val="22"/>
        </w:rPr>
        <w:t xml:space="preserve"> </w:t>
      </w:r>
      <w:r w:rsidRPr="00A95075">
        <w:rPr>
          <w:rFonts w:eastAsia="Calibri"/>
          <w:szCs w:val="22"/>
        </w:rPr>
        <w:t>Spogliatoio</w:t>
      </w:r>
      <w:r w:rsidR="00A95075">
        <w:rPr>
          <w:rFonts w:eastAsia="Calibri"/>
          <w:szCs w:val="22"/>
        </w:rPr>
        <w:t xml:space="preserve">, </w:t>
      </w:r>
      <w:r w:rsidRPr="00AD157C">
        <w:rPr>
          <w:rFonts w:eastAsia="Calibri"/>
          <w:szCs w:val="22"/>
        </w:rPr>
        <w:t>Occupato, Centro</w:t>
      </w:r>
      <w:r w:rsidRPr="00AD157C">
        <w:rPr>
          <w:rFonts w:eastAsia="Calibri"/>
          <w:szCs w:val="22"/>
        </w:rPr>
        <w:br/>
        <w:t>Poichè la parte sinistra è superchiave, Armadietto è in BCNF.</w:t>
      </w:r>
    </w:p>
    <w:p w:rsidR="00AD157C" w:rsidRPr="00AD157C" w:rsidRDefault="00AD157C" w:rsidP="00AD157C">
      <w:pPr>
        <w:spacing w:after="160" w:line="259" w:lineRule="auto"/>
        <w:rPr>
          <w:rFonts w:eastAsia="Calibri"/>
          <w:szCs w:val="22"/>
        </w:rPr>
      </w:pPr>
      <w:r w:rsidRPr="00AD157C">
        <w:rPr>
          <w:rFonts w:eastAsia="Calibri"/>
          <w:b/>
          <w:szCs w:val="22"/>
        </w:rPr>
        <w:t>Tabella Assegnamento</w:t>
      </w:r>
      <w:r w:rsidRPr="00AD157C">
        <w:rPr>
          <w:rFonts w:eastAsia="Calibri"/>
          <w:szCs w:val="22"/>
        </w:rPr>
        <w:t>:</w:t>
      </w:r>
      <w:r w:rsidRPr="00AD157C">
        <w:rPr>
          <w:rFonts w:eastAsia="Calibri"/>
          <w:szCs w:val="22"/>
        </w:rPr>
        <w:br/>
        <w:t>Assegnamento(</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CodiceSblocco, Cliente)</w:t>
      </w:r>
      <w:r w:rsidRPr="00AD157C">
        <w:rPr>
          <w:rFonts w:eastAsia="Calibri"/>
          <w:szCs w:val="22"/>
        </w:rPr>
        <w:br/>
        <w:t xml:space="preserve">- </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xml:space="preserve"> -&gt; CodiceSblocco, Cliente</w:t>
      </w:r>
      <w:r w:rsidRPr="00AD157C">
        <w:rPr>
          <w:rFonts w:eastAsia="Calibri"/>
          <w:szCs w:val="22"/>
        </w:rPr>
        <w:br/>
        <w:t>Poichè la parte sinistra è superchiave, Assegnamento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Attività</w:t>
      </w:r>
      <w:r w:rsidRPr="00AD157C">
        <w:rPr>
          <w:rFonts w:eastAsia="Calibri"/>
          <w:szCs w:val="22"/>
        </w:rPr>
        <w:t>:</w:t>
      </w:r>
      <w:r w:rsidRPr="00AD157C">
        <w:rPr>
          <w:rFonts w:eastAsia="Calibri"/>
          <w:szCs w:val="22"/>
        </w:rPr>
        <w:br/>
        <w:t>Attività(</w:t>
      </w:r>
      <w:r w:rsidRPr="00AD157C">
        <w:rPr>
          <w:rFonts w:eastAsia="Calibri"/>
          <w:szCs w:val="22"/>
          <w:u w:val="single"/>
        </w:rPr>
        <w:t>Nome</w:t>
      </w:r>
      <w:r w:rsidRPr="00AD157C">
        <w:rPr>
          <w:rFonts w:eastAsia="Calibri"/>
          <w:szCs w:val="22"/>
        </w:rPr>
        <w:t xml:space="preserve">, </w:t>
      </w:r>
      <w:r w:rsidRPr="00AD157C">
        <w:rPr>
          <w:rFonts w:eastAsia="Calibri"/>
          <w:szCs w:val="22"/>
          <w:u w:val="single"/>
        </w:rPr>
        <w:t>Interessato</w:t>
      </w:r>
      <w:r w:rsidRPr="00AD157C">
        <w:rPr>
          <w:rFonts w:eastAsia="Calibri"/>
          <w:szCs w:val="22"/>
        </w:rPr>
        <w:t>)</w:t>
      </w:r>
      <w:r w:rsidRPr="00AD157C">
        <w:rPr>
          <w:rFonts w:eastAsia="Calibri"/>
          <w:szCs w:val="22"/>
        </w:rPr>
        <w:br/>
        <w:t>Poichè non esistono dipendenze funzionali, Attività è in BCNF.</w:t>
      </w:r>
    </w:p>
    <w:p w:rsidR="00AD157C" w:rsidRPr="00AD157C" w:rsidRDefault="00AD157C" w:rsidP="00AD157C">
      <w:pPr>
        <w:spacing w:after="160" w:line="259" w:lineRule="auto"/>
        <w:rPr>
          <w:rFonts w:eastAsia="Calibri"/>
          <w:szCs w:val="22"/>
        </w:rPr>
      </w:pPr>
      <w:r w:rsidRPr="00AD157C">
        <w:rPr>
          <w:rFonts w:eastAsia="Calibri"/>
          <w:b/>
          <w:szCs w:val="22"/>
        </w:rPr>
        <w:t>Tabella Attrezzatura</w:t>
      </w:r>
      <w:r w:rsidRPr="00AD157C">
        <w:rPr>
          <w:rFonts w:eastAsia="Calibri"/>
          <w:szCs w:val="22"/>
        </w:rPr>
        <w:t>:</w:t>
      </w:r>
      <w:r w:rsidRPr="00AD157C">
        <w:rPr>
          <w:rFonts w:eastAsia="Calibri"/>
          <w:szCs w:val="22"/>
        </w:rPr>
        <w:br/>
        <w:t>Attrezzatura(</w:t>
      </w:r>
      <w:r w:rsidRPr="00AD157C">
        <w:rPr>
          <w:rFonts w:eastAsia="Calibri"/>
          <w:szCs w:val="22"/>
          <w:u w:val="single"/>
        </w:rPr>
        <w:t>Esercizio</w:t>
      </w:r>
      <w:r w:rsidRPr="00AD157C">
        <w:rPr>
          <w:rFonts w:eastAsia="Calibri"/>
          <w:szCs w:val="22"/>
        </w:rPr>
        <w:t xml:space="preserve">, Configurazione, </w:t>
      </w:r>
      <w:r w:rsidRPr="00AD157C">
        <w:rPr>
          <w:rFonts w:eastAsia="Calibri"/>
          <w:szCs w:val="22"/>
          <w:u w:val="single"/>
        </w:rPr>
        <w:t>Tipologia macchinario</w:t>
      </w:r>
      <w:r w:rsidRPr="00AD157C">
        <w:rPr>
          <w:rFonts w:eastAsia="Calibri"/>
          <w:szCs w:val="22"/>
        </w:rPr>
        <w:t>)</w:t>
      </w:r>
      <w:r w:rsidRPr="00AD157C">
        <w:rPr>
          <w:rFonts w:eastAsia="Calibri"/>
          <w:szCs w:val="22"/>
        </w:rPr>
        <w:b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Tipologia macchinario</w:t>
      </w:r>
      <w:r w:rsidRPr="00AD157C">
        <w:rPr>
          <w:rFonts w:eastAsia="Calibri"/>
          <w:szCs w:val="22"/>
        </w:rPr>
        <w:t xml:space="preserve"> -&gt; Configurazione</w:t>
      </w:r>
      <w:r w:rsidRPr="00AD157C">
        <w:rPr>
          <w:rFonts w:eastAsia="Calibri"/>
          <w:szCs w:val="22"/>
        </w:rPr>
        <w:br/>
        <w:t>Poichè la parte sinistra è superchiave, Attrezzatura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Centro</w:t>
      </w:r>
      <w:r w:rsidRPr="00AD157C">
        <w:rPr>
          <w:rFonts w:eastAsia="Calibri"/>
          <w:szCs w:val="22"/>
        </w:rPr>
        <w:t>:</w:t>
      </w:r>
      <w:r w:rsidRPr="00AD157C">
        <w:rPr>
          <w:rFonts w:eastAsia="Calibri"/>
          <w:szCs w:val="22"/>
        </w:rPr>
        <w:br/>
        <w:t>Calendario Centro(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Orario chiusura)</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chiusura</w:t>
      </w:r>
      <w:r w:rsidRPr="00AD157C">
        <w:rPr>
          <w:rFonts w:eastAsia="Calibri"/>
          <w:szCs w:val="22"/>
        </w:rPr>
        <w:br/>
        <w:t>Un centro può aprire più volte nel corso della giornata, ma ogni apertura avrà sempre, necessariamente, una chiusura.</w:t>
      </w:r>
      <w:r w:rsidRPr="00AD157C">
        <w:rPr>
          <w:rFonts w:eastAsia="Calibri"/>
          <w:szCs w:val="22"/>
        </w:rPr>
        <w:br/>
        <w:t>Poichè la parte sinistra è superchiave, Calendario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Corso</w:t>
      </w:r>
      <w:r w:rsidRPr="00AD157C">
        <w:rPr>
          <w:rFonts w:eastAsia="Calibri"/>
          <w:szCs w:val="22"/>
        </w:rPr>
        <w:t>:</w:t>
      </w:r>
      <w:r w:rsidRPr="00AD157C">
        <w:rPr>
          <w:rFonts w:eastAsia="Calibri"/>
          <w:szCs w:val="22"/>
        </w:rPr>
        <w:br/>
        <w:t>Calendario Corso(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Durata,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Durata</w:t>
      </w:r>
      <w:r w:rsidRPr="00AD157C">
        <w:rPr>
          <w:rFonts w:eastAsia="Calibri"/>
          <w:szCs w:val="22"/>
        </w:rPr>
        <w:br/>
        <w:t>Poichè la parte sinistra è superchiave, Calendario Corso è in BCNF.</w:t>
      </w:r>
    </w:p>
    <w:p w:rsidR="00AD157C" w:rsidRPr="00AD157C" w:rsidRDefault="00AD157C" w:rsidP="00AD157C">
      <w:pPr>
        <w:spacing w:after="160" w:line="259" w:lineRule="auto"/>
        <w:rPr>
          <w:rFonts w:eastAsia="Calibri"/>
          <w:szCs w:val="22"/>
        </w:rPr>
      </w:pPr>
      <w:r w:rsidRPr="00AD157C">
        <w:rPr>
          <w:rFonts w:eastAsia="Calibri"/>
          <w:b/>
          <w:szCs w:val="22"/>
        </w:rPr>
        <w:t>Tabella Centro</w:t>
      </w:r>
      <w:r w:rsidRPr="00AD157C">
        <w:rPr>
          <w:rFonts w:eastAsia="Calibri"/>
          <w:szCs w:val="22"/>
        </w:rPr>
        <w:t>:</w:t>
      </w:r>
      <w:r w:rsidRPr="00AD157C">
        <w:rPr>
          <w:rFonts w:eastAsia="Calibri"/>
          <w:szCs w:val="22"/>
        </w:rPr>
        <w:br/>
        <w:t>Centro(</w:t>
      </w:r>
      <w:r w:rsidRPr="00AD157C">
        <w:rPr>
          <w:rFonts w:eastAsia="Calibri"/>
          <w:szCs w:val="22"/>
          <w:u w:val="single"/>
        </w:rPr>
        <w:t>Codice</w:t>
      </w:r>
      <w:r w:rsidRPr="00AD157C">
        <w:rPr>
          <w:rFonts w:eastAsia="Calibri"/>
          <w:szCs w:val="22"/>
        </w:rPr>
        <w:t>, Numero telefonico, Capienza massima clienti, Dimensione, Indirizzo</w:t>
      </w:r>
      <w:r w:rsidR="007A36F9">
        <w:rPr>
          <w:rFonts w:eastAsia="Calibri"/>
          <w:szCs w:val="22"/>
        </w:rPr>
        <w:t>, Clienti dentro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Numero telefonico, Capienza massima clienti, Dimensione, Indirizzo</w:t>
      </w:r>
      <w:r w:rsidR="00623AFA">
        <w:rPr>
          <w:rFonts w:eastAsia="Calibri"/>
          <w:szCs w:val="22"/>
        </w:rPr>
        <w:t>, Clienti dentro</w:t>
      </w:r>
      <w:r w:rsidRPr="00AD157C">
        <w:rPr>
          <w:rFonts w:eastAsia="Calibri"/>
          <w:szCs w:val="22"/>
        </w:rPr>
        <w:br/>
        <w:t>Poichè la parte sinistra è superchiave,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Cerchia</w:t>
      </w:r>
      <w:r w:rsidRPr="00AD157C">
        <w:rPr>
          <w:rFonts w:eastAsia="Calibri"/>
          <w:szCs w:val="22"/>
        </w:rPr>
        <w:t>:</w:t>
      </w:r>
      <w:r w:rsidRPr="00AD157C">
        <w:rPr>
          <w:rFonts w:eastAsia="Calibri"/>
          <w:szCs w:val="22"/>
        </w:rPr>
        <w:br/>
        <w:t>Cerchia (</w:t>
      </w:r>
      <w:r w:rsidRPr="00AD157C">
        <w:rPr>
          <w:rFonts w:eastAsia="Calibri"/>
          <w:szCs w:val="22"/>
          <w:u w:val="single"/>
        </w:rPr>
        <w:t>Nome cerchia</w:t>
      </w:r>
      <w:r w:rsidRPr="00AD157C">
        <w:rPr>
          <w:rFonts w:eastAsia="Calibri"/>
          <w:szCs w:val="22"/>
        </w:rPr>
        <w:t xml:space="preserve">, </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w:t>
      </w:r>
      <w:r w:rsidRPr="00AD157C">
        <w:rPr>
          <w:rFonts w:eastAsia="Calibri"/>
          <w:szCs w:val="22"/>
          <w:u w:val="single"/>
        </w:rPr>
        <w:t>Direzione inserimento</w:t>
      </w:r>
      <w:r w:rsidRPr="00AD157C">
        <w:rPr>
          <w:rFonts w:eastAsia="Calibri"/>
          <w:szCs w:val="22"/>
        </w:rPr>
        <w:t>)</w:t>
      </w:r>
      <w:r w:rsidRPr="00AD157C">
        <w:rPr>
          <w:rFonts w:eastAsia="Calibri"/>
          <w:szCs w:val="22"/>
        </w:rPr>
        <w:br/>
        <w:t>Poichè non ci sono dipendenze funzionali, Cerchia è in BCNF.</w:t>
      </w:r>
    </w:p>
    <w:p w:rsidR="00AD157C" w:rsidRPr="00AD157C" w:rsidRDefault="00AD157C" w:rsidP="00AD157C">
      <w:pPr>
        <w:spacing w:after="160" w:line="259" w:lineRule="auto"/>
        <w:rPr>
          <w:rFonts w:eastAsia="Calibri"/>
          <w:szCs w:val="22"/>
        </w:rPr>
      </w:pPr>
      <w:r w:rsidRPr="00AD157C">
        <w:rPr>
          <w:rFonts w:eastAsia="Calibri"/>
          <w:b/>
          <w:szCs w:val="22"/>
        </w:rPr>
        <w:t>Tabella Cliente</w:t>
      </w:r>
      <w:r w:rsidRPr="00AD157C">
        <w:rPr>
          <w:rFonts w:eastAsia="Calibri"/>
          <w:szCs w:val="22"/>
        </w:rPr>
        <w:t>:</w:t>
      </w:r>
      <w:r w:rsidRPr="00AD157C">
        <w:rPr>
          <w:rFonts w:eastAsia="Calibri"/>
          <w:szCs w:val="22"/>
        </w:rPr>
        <w:br/>
        <w:t>Cliente(</w:t>
      </w:r>
      <w:r w:rsidRPr="00AD157C">
        <w:rPr>
          <w:rFonts w:eastAsia="Calibri"/>
          <w:szCs w:val="22"/>
          <w:u w:val="single"/>
        </w:rPr>
        <w:t>Codice Fiscale</w:t>
      </w:r>
      <w:r w:rsidRPr="00AD157C">
        <w:rPr>
          <w:rFonts w:eastAsia="Calibri"/>
          <w:szCs w:val="22"/>
        </w:rPr>
        <w:t>, Codice documento, Prefettura, Cognome, Nome, Username, Password, Indirizzo,  Altezza, Data nascita, Tutor attuale</w:t>
      </w:r>
      <w:r w:rsidR="007A36F9">
        <w:rPr>
          <w:rFonts w:eastAsia="Calibri"/>
          <w:szCs w:val="22"/>
        </w:rPr>
        <w:t xml:space="preserve">, </w:t>
      </w:r>
      <w:r w:rsidR="007A36F9" w:rsidRPr="007A36F9">
        <w:rPr>
          <w:rFonts w:eastAsia="Calibri"/>
          <w:szCs w:val="22"/>
        </w:rPr>
        <w:t>Credibilità, Stato, Entità stato</w:t>
      </w:r>
      <w:r w:rsidRPr="00AD157C">
        <w:rPr>
          <w:rFonts w:eastAsia="Calibri"/>
          <w:szCs w:val="22"/>
        </w:rPr>
        <w:t>)</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Prefettura, Cognome, Nome, Username, Password, Indirizzo, Altezza, Data nascita, Tutor attuale</w:t>
      </w:r>
      <w:r w:rsidR="00623AFA">
        <w:rPr>
          <w:rFonts w:eastAsia="Calibri"/>
          <w:szCs w:val="22"/>
        </w:rPr>
        <w:t>, Credibilità, Stato, Entità stato</w:t>
      </w:r>
      <w:r w:rsidRPr="00AD157C">
        <w:rPr>
          <w:rFonts w:eastAsia="Calibri"/>
          <w:szCs w:val="22"/>
        </w:rPr>
        <w:br/>
        <w:t>Poichè la parte sinistra è superchiave, Cliente è in BCNF.</w:t>
      </w:r>
    </w:p>
    <w:p w:rsidR="00AD157C" w:rsidRPr="00AD157C" w:rsidRDefault="00AD157C" w:rsidP="00AD157C">
      <w:pPr>
        <w:spacing w:after="160" w:line="259" w:lineRule="auto"/>
        <w:rPr>
          <w:rFonts w:eastAsia="Calibri"/>
          <w:szCs w:val="22"/>
        </w:rPr>
      </w:pPr>
      <w:r w:rsidRPr="00AD157C">
        <w:rPr>
          <w:rFonts w:eastAsia="Calibri"/>
          <w:b/>
          <w:szCs w:val="22"/>
        </w:rPr>
        <w:t>Tabella Contratto</w:t>
      </w:r>
      <w:r w:rsidRPr="00AD157C">
        <w:rPr>
          <w:rFonts w:eastAsia="Calibri"/>
          <w:szCs w:val="22"/>
        </w:rPr>
        <w:t>:</w:t>
      </w:r>
      <w:r w:rsidRPr="00AD157C">
        <w:rPr>
          <w:rFonts w:eastAsia="Calibri"/>
          <w:szCs w:val="22"/>
        </w:rPr>
        <w:br/>
        <w:t>Contratto(</w:t>
      </w:r>
      <w:r w:rsidRPr="00AD157C">
        <w:rPr>
          <w:rFonts w:eastAsia="Calibri"/>
          <w:szCs w:val="22"/>
          <w:u w:val="single"/>
        </w:rPr>
        <w:t>Codice</w:t>
      </w:r>
      <w:r w:rsidRPr="00AD157C">
        <w:rPr>
          <w:rFonts w:eastAsia="Calibri"/>
          <w:szCs w:val="22"/>
        </w:rPr>
        <w:t>, Cliente, Consulente, Prezzo, Data sottoscrizione, Accessi settimanali, Durata, Tipo, Saldato)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Consulente, Prezzo, Data sottoscrizione, Accessi settimanali, Durata, Tipo</w:t>
      </w:r>
      <w:r w:rsidRPr="00AD157C">
        <w:rPr>
          <w:rFonts w:eastAsia="Calibri"/>
          <w:szCs w:val="22"/>
        </w:rPr>
        <w:br/>
        <w:t>Poichè la parte sinistra è superchiave, Contratto è in BCNF.</w:t>
      </w:r>
    </w:p>
    <w:p w:rsidR="00AD157C" w:rsidRPr="00AD157C" w:rsidRDefault="00AD157C" w:rsidP="00AD157C">
      <w:pPr>
        <w:spacing w:after="160" w:line="259" w:lineRule="auto"/>
        <w:rPr>
          <w:rFonts w:eastAsia="Calibri"/>
          <w:szCs w:val="22"/>
        </w:rPr>
      </w:pPr>
      <w:r w:rsidRPr="00AD157C">
        <w:rPr>
          <w:rFonts w:eastAsia="Calibri"/>
          <w:b/>
          <w:szCs w:val="22"/>
        </w:rPr>
        <w:t>Tabella Corso</w:t>
      </w:r>
      <w:r w:rsidRPr="00AD157C">
        <w:rPr>
          <w:rFonts w:eastAsia="Calibri"/>
          <w:szCs w:val="22"/>
        </w:rPr>
        <w:t>:</w:t>
      </w:r>
      <w:r w:rsidRPr="00AD157C">
        <w:rPr>
          <w:rFonts w:eastAsia="Calibri"/>
          <w:szCs w:val="22"/>
        </w:rPr>
        <w:br/>
        <w:t>Corso(</w:t>
      </w:r>
      <w:r w:rsidRPr="00AD157C">
        <w:rPr>
          <w:rFonts w:eastAsia="Calibri"/>
          <w:szCs w:val="22"/>
          <w:u w:val="single"/>
        </w:rPr>
        <w:t>Codice</w:t>
      </w:r>
      <w:r w:rsidRPr="00AD157C">
        <w:rPr>
          <w:rFonts w:eastAsia="Calibri"/>
          <w:szCs w:val="22"/>
        </w:rPr>
        <w:t>, Nome, Livello, Data fine, Data inizio,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Livello, Data fine, Data inizio, Centro</w:t>
      </w:r>
      <w:r w:rsidRPr="00AD157C">
        <w:rPr>
          <w:rFonts w:eastAsia="Calibri"/>
          <w:szCs w:val="22"/>
        </w:rPr>
        <w:br/>
        <w:t>La ridondanza Centro è dipendente da Codice, il quale è la chiave di Corso. Quindi non influisce sulla normalizzazione (ma è un vincolo di integrità referenziale da aggiungere).</w:t>
      </w:r>
      <w:r w:rsidRPr="00AD157C">
        <w:rPr>
          <w:rFonts w:eastAsia="Calibri"/>
          <w:szCs w:val="22"/>
        </w:rPr>
        <w:br/>
        <w:t>Poichè la parte sinistra è superchiave, Corso è in BCNF.</w:t>
      </w:r>
    </w:p>
    <w:p w:rsidR="00AD157C" w:rsidRPr="00AD157C" w:rsidRDefault="00AD157C" w:rsidP="00AD157C">
      <w:pPr>
        <w:spacing w:after="160" w:line="259" w:lineRule="auto"/>
        <w:rPr>
          <w:rFonts w:eastAsia="Calibri"/>
          <w:szCs w:val="22"/>
        </w:rPr>
      </w:pPr>
      <w:r w:rsidRPr="00AD157C">
        <w:rPr>
          <w:rFonts w:eastAsia="Calibri"/>
          <w:b/>
          <w:szCs w:val="22"/>
        </w:rPr>
        <w:t>Tabella Dieta</w:t>
      </w:r>
      <w:r w:rsidRPr="00AD157C">
        <w:rPr>
          <w:rFonts w:eastAsia="Calibri"/>
          <w:szCs w:val="22"/>
        </w:rPr>
        <w:t>:</w:t>
      </w:r>
      <w:r w:rsidRPr="00AD157C">
        <w:rPr>
          <w:rFonts w:eastAsia="Calibri"/>
          <w:szCs w:val="22"/>
        </w:rPr>
        <w:br/>
        <w:t>Dieta(</w:t>
      </w:r>
      <w:r w:rsidRPr="00AD157C">
        <w:rPr>
          <w:rFonts w:eastAsia="Calibri"/>
          <w:szCs w:val="22"/>
          <w:u w:val="single"/>
        </w:rPr>
        <w:t>Codice</w:t>
      </w:r>
      <w:r w:rsidRPr="00AD157C">
        <w:rPr>
          <w:rFonts w:eastAsia="Calibri"/>
          <w:szCs w:val="22"/>
        </w:rPr>
        <w:t>, Calorie massime, Calorie minime, Nu</w:t>
      </w:r>
      <w:r w:rsidR="007A36F9">
        <w:rPr>
          <w:rFonts w:eastAsia="Calibri"/>
          <w:szCs w:val="22"/>
        </w:rPr>
        <w:t>mero pasti, Composizione pasti</w:t>
      </w:r>
      <w:r w:rsidRPr="00AD157C">
        <w:rPr>
          <w:rFonts w:eastAsia="Calibri"/>
          <w:szCs w:val="22"/>
        </w:rPr>
        <w:t>, Scheda alimentazione)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Calorie massime, Calorie minime, Nu</w:t>
      </w:r>
      <w:r w:rsidR="007A36F9">
        <w:rPr>
          <w:rFonts w:eastAsia="Calibri"/>
          <w:szCs w:val="22"/>
        </w:rPr>
        <w:t>mero pasti, Composizione pasti</w:t>
      </w:r>
      <w:r w:rsidRPr="00AD157C">
        <w:rPr>
          <w:rFonts w:eastAsia="Calibri"/>
          <w:szCs w:val="22"/>
        </w:rPr>
        <w:t>, Tabella Scheda di alimentazione</w:t>
      </w:r>
      <w:r w:rsidRPr="00AD157C">
        <w:rPr>
          <w:rFonts w:eastAsia="Calibri"/>
          <w:szCs w:val="22"/>
        </w:rPr>
        <w:br/>
        <w:t>Poichè la parte sinistra è superchiave, Dieta è in BCNF.</w:t>
      </w:r>
    </w:p>
    <w:p w:rsidR="00AD157C" w:rsidRPr="00AD157C" w:rsidRDefault="00AD157C" w:rsidP="00AD157C">
      <w:pPr>
        <w:spacing w:after="160" w:line="259" w:lineRule="auto"/>
        <w:rPr>
          <w:rFonts w:eastAsia="Calibri"/>
          <w:szCs w:val="22"/>
        </w:rPr>
      </w:pPr>
      <w:r w:rsidRPr="00AD157C">
        <w:rPr>
          <w:rFonts w:eastAsia="Calibri"/>
          <w:b/>
          <w:szCs w:val="22"/>
        </w:rPr>
        <w:t>Tabella Dipendente</w:t>
      </w:r>
      <w:r w:rsidRPr="00AD157C">
        <w:rPr>
          <w:rFonts w:eastAsia="Calibri"/>
          <w:szCs w:val="22"/>
        </w:rPr>
        <w:t>:</w:t>
      </w:r>
      <w:r w:rsidRPr="00AD157C">
        <w:rPr>
          <w:rFonts w:eastAsia="Calibri"/>
          <w:szCs w:val="22"/>
        </w:rPr>
        <w:br/>
        <w:t>Dipendente(</w:t>
      </w:r>
      <w:r w:rsidRPr="00AD157C">
        <w:rPr>
          <w:rFonts w:eastAsia="Calibri"/>
          <w:szCs w:val="22"/>
          <w:u w:val="single"/>
        </w:rPr>
        <w:t>Codice fiscale</w:t>
      </w:r>
      <w:r w:rsidRPr="00AD157C">
        <w:rPr>
          <w:rFonts w:eastAsia="Calibri"/>
          <w:szCs w:val="22"/>
        </w:rPr>
        <w:t>, Codice documento, Data nascita, Prefettura, Cognome, Nome, Indirizzo)</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Data nascita, Prefettura, Cognome, Nome, Indirizzo</w:t>
      </w:r>
      <w:r w:rsidRPr="00AD157C">
        <w:rPr>
          <w:rFonts w:eastAsia="Calibri"/>
          <w:szCs w:val="22"/>
        </w:rPr>
        <w:br/>
        <w:t>Poichè la parte sinistra è superchiave, Dipendente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w:t>
      </w:r>
      <w:r w:rsidRPr="00AD157C">
        <w:rPr>
          <w:rFonts w:eastAsia="Calibri"/>
          <w:szCs w:val="22"/>
        </w:rPr>
        <w:t>:</w:t>
      </w:r>
      <w:r w:rsidRPr="00AD157C">
        <w:rPr>
          <w:rFonts w:eastAsia="Calibri"/>
          <w:szCs w:val="22"/>
        </w:rPr>
        <w:br/>
        <w:t>Esercizio(</w:t>
      </w:r>
      <w:r w:rsidRPr="00AD157C">
        <w:rPr>
          <w:rFonts w:eastAsia="Calibri"/>
          <w:szCs w:val="22"/>
          <w:u w:val="single"/>
        </w:rPr>
        <w:t>Codice</w:t>
      </w:r>
      <w:r w:rsidRPr="00AD157C">
        <w:rPr>
          <w:rFonts w:eastAsia="Calibri"/>
          <w:szCs w:val="22"/>
        </w:rPr>
        <w:t>, Dispendio energetico, Nome, Numero ripetizioni, Numero per ripetizione, Durata recupero, Durata esercizio)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Dispendio energetico, Nome, Numero ripetizioni, Numero per ripetizione, Durata recupero, Durata esercizio</w:t>
      </w:r>
      <w:r w:rsidRPr="00AD157C">
        <w:rPr>
          <w:rFonts w:eastAsia="Calibri"/>
          <w:szCs w:val="22"/>
        </w:rPr>
        <w:br/>
        <w:t>Poichè la parte sinistra è superchiave, Esercizio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 Svolto</w:t>
      </w:r>
      <w:r w:rsidRPr="00AD157C">
        <w:rPr>
          <w:rFonts w:eastAsia="Calibri"/>
          <w:szCs w:val="22"/>
        </w:rPr>
        <w:t>:</w:t>
      </w:r>
      <w:r w:rsidRPr="00AD157C">
        <w:rPr>
          <w:rFonts w:eastAsia="Calibri"/>
          <w:szCs w:val="22"/>
        </w:rPr>
        <w:br/>
        <w:t>Esercizio Svolto(</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t>)</w:t>
      </w:r>
      <w:r w:rsidRPr="00AD157C">
        <w:rPr>
          <w:rFonts w:eastAsia="Calibri"/>
          <w:szCs w:val="22"/>
        </w:rPr>
        <w:br/>
        <w:t xml:space="preserve">- </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br/>
        <w:t>Poichè la parte sinistra è superchiave, Esercizio Svolto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Fine</w:t>
      </w:r>
      <w:r w:rsidRPr="00AD157C">
        <w:rPr>
          <w:rFonts w:eastAsia="Calibri"/>
          <w:szCs w:val="22"/>
        </w:rPr>
        <w:t>:</w:t>
      </w:r>
      <w:r w:rsidRPr="00AD157C">
        <w:rPr>
          <w:rFonts w:eastAsia="Calibri"/>
          <w:szCs w:val="22"/>
        </w:rPr>
        <w:br/>
        <w:t>Fine(</w:t>
      </w:r>
      <w:r w:rsidRPr="00AD157C">
        <w:rPr>
          <w:rFonts w:eastAsia="Calibri"/>
          <w:szCs w:val="22"/>
          <w:u w:val="single"/>
        </w:rPr>
        <w:t>Obiettivo</w:t>
      </w:r>
      <w:r w:rsidRPr="00AD157C">
        <w:rPr>
          <w:rFonts w:eastAsia="Calibri"/>
          <w:szCs w:val="22"/>
        </w:rPr>
        <w:t xml:space="preserve">, </w:t>
      </w:r>
      <w:r w:rsidR="007A36F9">
        <w:rPr>
          <w:rFonts w:eastAsia="Calibri"/>
          <w:szCs w:val="22"/>
          <w:u w:val="single"/>
        </w:rPr>
        <w:t>Scheda alimentazione</w:t>
      </w:r>
      <w:r w:rsidRPr="00AD157C">
        <w:rPr>
          <w:rFonts w:eastAsia="Calibri"/>
          <w:szCs w:val="22"/>
        </w:rPr>
        <w:t>)</w:t>
      </w:r>
      <w:r w:rsidRPr="00AD157C">
        <w:rPr>
          <w:rFonts w:eastAsia="Calibri"/>
          <w:szCs w:val="22"/>
        </w:rPr>
        <w:br/>
        <w:t>Poichè non ci sono dipendenze funzionali, Fine è in BCNF.</w:t>
      </w:r>
    </w:p>
    <w:p w:rsidR="00AD157C" w:rsidRPr="00AD157C" w:rsidRDefault="00AD157C" w:rsidP="00AD157C">
      <w:pPr>
        <w:spacing w:after="160" w:line="259" w:lineRule="auto"/>
        <w:rPr>
          <w:rFonts w:eastAsia="Calibri"/>
          <w:szCs w:val="22"/>
        </w:rPr>
      </w:pPr>
      <w:r w:rsidRPr="00AD157C">
        <w:rPr>
          <w:rFonts w:eastAsia="Calibri"/>
          <w:b/>
          <w:szCs w:val="22"/>
        </w:rPr>
        <w:t>Tabella Fornitore</w:t>
      </w:r>
      <w:r w:rsidRPr="00AD157C">
        <w:rPr>
          <w:rFonts w:eastAsia="Calibri"/>
          <w:szCs w:val="22"/>
        </w:rPr>
        <w:t>:</w:t>
      </w:r>
      <w:r w:rsidRPr="00AD157C">
        <w:rPr>
          <w:rFonts w:eastAsia="Calibri"/>
          <w:szCs w:val="22"/>
        </w:rPr>
        <w:br/>
        <w:t>Fornitore(</w:t>
      </w:r>
      <w:r w:rsidRPr="00AD157C">
        <w:rPr>
          <w:rFonts w:eastAsia="Calibri"/>
          <w:szCs w:val="22"/>
          <w:u w:val="single"/>
        </w:rPr>
        <w:t>Partita IVA</w:t>
      </w:r>
      <w:r w:rsidRPr="00AD157C">
        <w:rPr>
          <w:rFonts w:eastAsia="Calibri"/>
          <w:szCs w:val="22"/>
        </w:rPr>
        <w:t>, Indirizzo, Nome commerciale, Firma societaria, Numero telefonico)</w:t>
      </w:r>
      <w:r w:rsidRPr="00AD157C">
        <w:rPr>
          <w:rFonts w:eastAsia="Calibri"/>
          <w:szCs w:val="22"/>
        </w:rPr>
        <w:br/>
        <w:t xml:space="preserve">- </w:t>
      </w:r>
      <w:r w:rsidRPr="00AD157C">
        <w:rPr>
          <w:rFonts w:eastAsia="Calibri"/>
          <w:szCs w:val="22"/>
          <w:u w:val="single"/>
        </w:rPr>
        <w:t>Partita IVA</w:t>
      </w:r>
      <w:r w:rsidRPr="00AD157C">
        <w:rPr>
          <w:rFonts w:eastAsia="Calibri"/>
          <w:szCs w:val="22"/>
        </w:rPr>
        <w:t xml:space="preserve"> -&gt; Indirizzo, Nome commerciale, Firma societaria, Numero telefonico</w:t>
      </w:r>
      <w:r w:rsidRPr="00AD157C">
        <w:rPr>
          <w:rFonts w:eastAsia="Calibri"/>
          <w:szCs w:val="22"/>
        </w:rPr>
        <w:br/>
        <w:t>Poichè la parte sinistra è superchiave, Fornitore è in BCNF.</w:t>
      </w:r>
    </w:p>
    <w:p w:rsidR="00AD157C" w:rsidRPr="00AD157C" w:rsidRDefault="00AD157C" w:rsidP="00AD157C">
      <w:pPr>
        <w:spacing w:after="160" w:line="259" w:lineRule="auto"/>
        <w:rPr>
          <w:rFonts w:eastAsia="Calibri"/>
          <w:szCs w:val="22"/>
        </w:rPr>
      </w:pPr>
      <w:r w:rsidRPr="00AD157C">
        <w:rPr>
          <w:rFonts w:eastAsia="Calibri"/>
          <w:b/>
          <w:szCs w:val="22"/>
        </w:rPr>
        <w:t>Tabella Giudizio</w:t>
      </w:r>
      <w:r w:rsidRPr="00AD157C">
        <w:rPr>
          <w:rFonts w:eastAsia="Calibri"/>
          <w:szCs w:val="22"/>
        </w:rPr>
        <w:t>:</w:t>
      </w:r>
      <w:r w:rsidRPr="00AD157C">
        <w:rPr>
          <w:rFonts w:eastAsia="Calibri"/>
          <w:szCs w:val="22"/>
        </w:rPr>
        <w:br/>
        <w:t>Giudizio(</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Valore</w:t>
      </w:r>
      <w:r w:rsidR="00886091">
        <w:rPr>
          <w:rFonts w:eastAsia="Calibri"/>
          <w:szCs w:val="22"/>
        </w:rPr>
        <w:t>, Timestamp</w:t>
      </w:r>
      <w:r w:rsidRPr="00AD157C">
        <w:rPr>
          <w:rFonts w:eastAsia="Calibri"/>
          <w:szCs w:val="22"/>
        </w:rPr>
        <w:t>)</w:t>
      </w:r>
      <w:r w:rsidRPr="00AD157C">
        <w:rPr>
          <w:rFonts w:eastAsia="Calibri"/>
          <w:szCs w:val="22"/>
        </w:rPr>
        <w:br/>
        <w:t xml:space="preserve">- </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Valore</w:t>
      </w:r>
      <w:r w:rsidR="00886091">
        <w:rPr>
          <w:rFonts w:eastAsia="Calibri"/>
          <w:szCs w:val="22"/>
        </w:rPr>
        <w:t>, Timestamp</w:t>
      </w:r>
      <w:r w:rsidRPr="00AD157C">
        <w:rPr>
          <w:rFonts w:eastAsia="Calibri"/>
          <w:szCs w:val="22"/>
        </w:rPr>
        <w:br/>
        <w:t>Poichè la parte sinistra è superchiave, Giudizio è in BCNF.</w:t>
      </w:r>
    </w:p>
    <w:p w:rsidR="00AD157C" w:rsidRPr="00AD157C" w:rsidRDefault="00AD157C" w:rsidP="00AD157C">
      <w:pPr>
        <w:spacing w:after="160" w:line="259" w:lineRule="auto"/>
        <w:rPr>
          <w:rFonts w:eastAsia="Calibri"/>
          <w:szCs w:val="22"/>
        </w:rPr>
      </w:pPr>
      <w:r w:rsidRPr="00AD157C">
        <w:rPr>
          <w:rFonts w:eastAsia="Calibri"/>
          <w:b/>
          <w:szCs w:val="22"/>
        </w:rPr>
        <w:t>Tabella Integratore</w:t>
      </w:r>
      <w:r w:rsidRPr="00AD157C">
        <w:rPr>
          <w:rFonts w:eastAsia="Calibri"/>
          <w:szCs w:val="22"/>
        </w:rPr>
        <w:t>:</w:t>
      </w:r>
      <w:r w:rsidRPr="00AD157C">
        <w:rPr>
          <w:rFonts w:eastAsia="Calibri"/>
          <w:szCs w:val="22"/>
        </w:rPr>
        <w:br/>
        <w:t>Integratore(</w:t>
      </w:r>
      <w:r w:rsidRPr="00AD157C">
        <w:rPr>
          <w:rFonts w:eastAsia="Calibri"/>
          <w:szCs w:val="22"/>
          <w:u w:val="single"/>
        </w:rPr>
        <w:t>Codice</w:t>
      </w:r>
      <w:r w:rsidRPr="00AD157C">
        <w:rPr>
          <w:rFonts w:eastAsia="Calibri"/>
          <w:szCs w:val="22"/>
        </w:rPr>
        <w:t>, Nome commerciale, Sostanza contenuta, Pezzi per confezione, Quantità prodotto, Scadenza, Fornitore)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commerciale, Sostanza contenuta, Pezzi per confezione, Quantità prodotto, Scadenza, Fornitore</w:t>
      </w:r>
      <w:r w:rsidRPr="00AD157C">
        <w:rPr>
          <w:rFonts w:eastAsia="Calibri"/>
          <w:szCs w:val="22"/>
        </w:rPr>
        <w:br/>
        <w:t xml:space="preserve">Poichè la parte sinistra è superchiave, Integratore è in BCNF. </w:t>
      </w:r>
    </w:p>
    <w:p w:rsidR="00AD157C" w:rsidRPr="00AD157C" w:rsidRDefault="00AD157C" w:rsidP="00AD157C">
      <w:pPr>
        <w:spacing w:after="160" w:line="259" w:lineRule="auto"/>
        <w:rPr>
          <w:rFonts w:eastAsia="Calibri"/>
          <w:szCs w:val="22"/>
        </w:rPr>
      </w:pPr>
      <w:r w:rsidRPr="00AD157C">
        <w:rPr>
          <w:rFonts w:eastAsia="Calibri"/>
          <w:b/>
          <w:szCs w:val="22"/>
        </w:rPr>
        <w:t>Tabella Iscrizione</w:t>
      </w:r>
      <w:r w:rsidRPr="00AD157C">
        <w:rPr>
          <w:rFonts w:eastAsia="Calibri"/>
          <w:szCs w:val="22"/>
        </w:rPr>
        <w:t>:</w:t>
      </w:r>
      <w:r w:rsidRPr="00AD157C">
        <w:rPr>
          <w:rFonts w:eastAsia="Calibri"/>
          <w:szCs w:val="22"/>
        </w:rPr>
        <w:br/>
        <w:t>Iscrizione(</w:t>
      </w:r>
      <w:r w:rsidRPr="00AD157C">
        <w:rPr>
          <w:rFonts w:eastAsia="Calibri"/>
          <w:szCs w:val="22"/>
          <w:u w:val="single"/>
        </w:rPr>
        <w:t>Corso</w:t>
      </w:r>
      <w:r w:rsidRPr="00AD157C">
        <w:rPr>
          <w:rFonts w:eastAsia="Calibri"/>
          <w:szCs w:val="22"/>
        </w:rPr>
        <w:t xml:space="preserve">, </w:t>
      </w:r>
      <w:r w:rsidRPr="00AD157C">
        <w:rPr>
          <w:rFonts w:eastAsia="Calibri"/>
          <w:szCs w:val="22"/>
          <w:u w:val="single"/>
        </w:rPr>
        <w:t>Cliente</w:t>
      </w:r>
      <w:r w:rsidRPr="00AD157C">
        <w:rPr>
          <w:rFonts w:eastAsia="Calibri"/>
          <w:szCs w:val="22"/>
        </w:rPr>
        <w:t>)</w:t>
      </w:r>
      <w:r w:rsidRPr="00AD157C">
        <w:rPr>
          <w:rFonts w:eastAsia="Calibri"/>
          <w:szCs w:val="22"/>
        </w:rPr>
        <w:br/>
        <w:t>Poichè non ci sono dipendenze funzionali, Iscrizione è in BCNF.</w:t>
      </w:r>
    </w:p>
    <w:p w:rsidR="00AD157C" w:rsidRPr="00AD157C" w:rsidRDefault="00AD157C" w:rsidP="00AD157C">
      <w:pPr>
        <w:spacing w:after="160" w:line="259" w:lineRule="auto"/>
        <w:rPr>
          <w:rFonts w:eastAsia="Calibri"/>
          <w:szCs w:val="22"/>
        </w:rPr>
      </w:pPr>
      <w:r w:rsidRPr="00AD157C">
        <w:rPr>
          <w:rFonts w:eastAsia="Calibri"/>
          <w:b/>
          <w:szCs w:val="22"/>
        </w:rPr>
        <w:t>Tabella Magazzino</w:t>
      </w:r>
      <w:r w:rsidRPr="00AD157C">
        <w:rPr>
          <w:rFonts w:eastAsia="Calibri"/>
          <w:szCs w:val="22"/>
        </w:rPr>
        <w:t>:</w:t>
      </w:r>
      <w:r w:rsidRPr="00AD157C">
        <w:rPr>
          <w:rFonts w:eastAsia="Calibri"/>
          <w:szCs w:val="22"/>
        </w:rPr>
        <w:br/>
        <w:t>Magazzino(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Magazzino è in BCNF.</w:t>
      </w:r>
    </w:p>
    <w:p w:rsidR="00AD157C" w:rsidRPr="00AD157C" w:rsidRDefault="00AD157C" w:rsidP="00AD157C">
      <w:pPr>
        <w:spacing w:after="160" w:line="259" w:lineRule="auto"/>
        <w:rPr>
          <w:rFonts w:eastAsia="Calibri"/>
          <w:szCs w:val="22"/>
        </w:rPr>
      </w:pPr>
      <w:r w:rsidRPr="00AD157C">
        <w:rPr>
          <w:rFonts w:eastAsia="Calibri"/>
          <w:b/>
          <w:szCs w:val="22"/>
        </w:rPr>
        <w:t>Tabella Macchinario</w:t>
      </w:r>
      <w:r w:rsidRPr="00AD157C">
        <w:rPr>
          <w:rFonts w:eastAsia="Calibri"/>
          <w:szCs w:val="22"/>
        </w:rPr>
        <w:t>:</w:t>
      </w:r>
      <w:r w:rsidRPr="00AD157C">
        <w:rPr>
          <w:rFonts w:eastAsia="Calibri"/>
          <w:szCs w:val="22"/>
        </w:rPr>
        <w:br/>
        <w:t>Macchinario(</w:t>
      </w:r>
      <w:r w:rsidRPr="00AD157C">
        <w:rPr>
          <w:rFonts w:eastAsia="Calibri"/>
          <w:szCs w:val="22"/>
          <w:u w:val="single"/>
        </w:rPr>
        <w:t>Codice</w:t>
      </w:r>
      <w:r w:rsidRPr="00AD157C">
        <w:rPr>
          <w:rFonts w:eastAsia="Calibri"/>
          <w:szCs w:val="22"/>
        </w:rPr>
        <w:t>, Tipologia, Consumo energetico, Percentuale usura, Sala,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Tipologia, Consumo energetico, Percentuale usura, Sala, Centro</w:t>
      </w:r>
      <w:r w:rsidRPr="00AD157C">
        <w:rPr>
          <w:rFonts w:eastAsia="Calibri"/>
          <w:szCs w:val="22"/>
        </w:rPr>
        <w:br/>
        <w:t>Poichè la parte sinistra è superchiave, Macchinario è in BCNF.</w:t>
      </w:r>
    </w:p>
    <w:p w:rsidR="00AD157C" w:rsidRPr="00AD157C" w:rsidRDefault="00AD157C" w:rsidP="00AD157C">
      <w:pPr>
        <w:spacing w:after="160" w:line="259" w:lineRule="auto"/>
        <w:rPr>
          <w:rFonts w:eastAsia="Calibri"/>
          <w:szCs w:val="22"/>
        </w:rPr>
      </w:pPr>
      <w:r w:rsidRPr="00AD157C">
        <w:rPr>
          <w:rFonts w:eastAsia="Calibri"/>
          <w:b/>
          <w:szCs w:val="22"/>
        </w:rPr>
        <w:t>Tabella Misurazione</w:t>
      </w:r>
      <w:r w:rsidRPr="00AD157C">
        <w:rPr>
          <w:rFonts w:eastAsia="Calibri"/>
          <w:szCs w:val="22"/>
        </w:rPr>
        <w:t>:</w:t>
      </w:r>
      <w:r w:rsidRPr="00AD157C">
        <w:rPr>
          <w:rFonts w:eastAsia="Calibri"/>
          <w:szCs w:val="22"/>
        </w:rPr>
        <w:br/>
        <w:t>Misurazione(</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Peso, Percentuale grassa, Percentuale magra, Percentuale acqua)</w:t>
      </w:r>
      <w:r w:rsidRPr="00AD157C">
        <w:rPr>
          <w:rFonts w:eastAsia="Calibri"/>
          <w:szCs w:val="22"/>
        </w:rPr>
        <w:br/>
        <w:t xml:space="preserve">- </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Peso, Percentuale grassa, Percentuale magra, Percentuale acqua</w:t>
      </w:r>
      <w:r w:rsidRPr="00AD157C">
        <w:rPr>
          <w:rFonts w:eastAsia="Calibri"/>
          <w:szCs w:val="22"/>
        </w:rPr>
        <w:br/>
        <w:t>Poichè la parte sinistra è superchiave, Misurazione è in BCNF.</w:t>
      </w:r>
    </w:p>
    <w:p w:rsidR="00AD157C" w:rsidRPr="00AD157C" w:rsidRDefault="00AD157C" w:rsidP="00AD157C">
      <w:pPr>
        <w:spacing w:after="160" w:line="259" w:lineRule="auto"/>
        <w:rPr>
          <w:rFonts w:eastAsia="Calibri"/>
          <w:szCs w:val="22"/>
        </w:rPr>
      </w:pPr>
      <w:r w:rsidRPr="00AD157C">
        <w:rPr>
          <w:rFonts w:eastAsia="Calibri"/>
          <w:b/>
          <w:szCs w:val="22"/>
        </w:rPr>
        <w:t>Tabella Obiettivo</w:t>
      </w:r>
      <w:r w:rsidRPr="00AD157C">
        <w:rPr>
          <w:rFonts w:eastAsia="Calibri"/>
          <w:szCs w:val="22"/>
        </w:rPr>
        <w:t>:</w:t>
      </w:r>
      <w:r w:rsidRPr="00AD157C">
        <w:rPr>
          <w:rFonts w:eastAsia="Calibri"/>
          <w:szCs w:val="22"/>
        </w:rPr>
        <w:br/>
        <w:t>Obiettivo(</w:t>
      </w:r>
      <w:r w:rsidRPr="00AD157C">
        <w:rPr>
          <w:rFonts w:eastAsia="Calibri"/>
          <w:szCs w:val="22"/>
          <w:u w:val="single"/>
        </w:rPr>
        <w:t>Scopo</w:t>
      </w:r>
      <w:r w:rsidRPr="00AD157C">
        <w:rPr>
          <w:rFonts w:eastAsia="Calibri"/>
          <w:szCs w:val="22"/>
        </w:rPr>
        <w:t>)</w:t>
      </w:r>
      <w:r w:rsidRPr="00AD157C">
        <w:rPr>
          <w:rFonts w:eastAsia="Calibri"/>
          <w:szCs w:val="22"/>
        </w:rPr>
        <w:br/>
        <w:t>Poichè non ci sono dipendenze funzionali, Obiettivo è in BCNF.</w:t>
      </w:r>
    </w:p>
    <w:p w:rsidR="00AD157C" w:rsidRPr="00AD157C" w:rsidRDefault="00AD157C" w:rsidP="00AD157C">
      <w:pPr>
        <w:spacing w:after="160" w:line="259" w:lineRule="auto"/>
        <w:rPr>
          <w:rFonts w:eastAsia="Calibri"/>
          <w:szCs w:val="22"/>
        </w:rPr>
      </w:pPr>
      <w:r w:rsidRPr="00AD157C">
        <w:rPr>
          <w:rFonts w:eastAsia="Calibri"/>
          <w:b/>
          <w:szCs w:val="22"/>
        </w:rPr>
        <w:t>Tabella Ordine</w:t>
      </w:r>
      <w:r w:rsidRPr="00AD157C">
        <w:rPr>
          <w:rFonts w:eastAsia="Calibri"/>
          <w:szCs w:val="22"/>
        </w:rPr>
        <w:t>:</w:t>
      </w:r>
      <w:r w:rsidRPr="00AD157C">
        <w:rPr>
          <w:rFonts w:eastAsia="Calibri"/>
          <w:szCs w:val="22"/>
        </w:rPr>
        <w:br/>
        <w:t>Ordine(</w:t>
      </w:r>
      <w:r w:rsidRPr="00AD157C">
        <w:rPr>
          <w:rFonts w:eastAsia="Calibri"/>
          <w:szCs w:val="22"/>
          <w:u w:val="single"/>
        </w:rPr>
        <w:t>Codice interno</w:t>
      </w:r>
      <w:r w:rsidRPr="00AD157C">
        <w:rPr>
          <w:rFonts w:eastAsia="Calibri"/>
          <w:szCs w:val="22"/>
        </w:rPr>
        <w:t>, Codice esterno, Data effettuazione, Data consegna preferita, Data consegna, Centro)</w:t>
      </w:r>
      <w:r w:rsidRPr="00AD157C">
        <w:rPr>
          <w:rFonts w:eastAsia="Calibri"/>
          <w:szCs w:val="22"/>
        </w:rPr>
        <w:br/>
        <w:t xml:space="preserve">- </w:t>
      </w:r>
      <w:r w:rsidRPr="00AD157C">
        <w:rPr>
          <w:rFonts w:eastAsia="Calibri"/>
          <w:szCs w:val="22"/>
          <w:u w:val="single"/>
        </w:rPr>
        <w:t>Codice interno</w:t>
      </w:r>
      <w:r w:rsidRPr="00AD157C">
        <w:rPr>
          <w:rFonts w:eastAsia="Calibri"/>
          <w:szCs w:val="22"/>
        </w:rPr>
        <w:t xml:space="preserve"> -&gt; Codice esterno, Data effettuazione, Data consegna preferita, Data consegna, Centro</w:t>
      </w:r>
      <w:r w:rsidRPr="00AD157C">
        <w:rPr>
          <w:rFonts w:eastAsia="Calibri"/>
          <w:szCs w:val="22"/>
        </w:rPr>
        <w:br/>
        <w:t>Poichè la parte sinistra è superchiave, Ordine è in BCNF.</w:t>
      </w:r>
    </w:p>
    <w:p w:rsidR="00AD157C" w:rsidRPr="00AD157C" w:rsidRDefault="00AD157C" w:rsidP="00AD157C">
      <w:pPr>
        <w:spacing w:after="160" w:line="259" w:lineRule="auto"/>
        <w:rPr>
          <w:rFonts w:eastAsia="Calibri"/>
          <w:szCs w:val="22"/>
        </w:rPr>
      </w:pPr>
      <w:r w:rsidRPr="00AD157C">
        <w:rPr>
          <w:rFonts w:eastAsia="Calibri"/>
          <w:b/>
          <w:szCs w:val="22"/>
        </w:rPr>
        <w:t>Tabella Pagamento Rate</w:t>
      </w:r>
      <w:r w:rsidR="00F40AB0">
        <w:rPr>
          <w:rFonts w:eastAsia="Calibri"/>
          <w:b/>
          <w:szCs w:val="22"/>
        </w:rPr>
        <w:t>izzato</w:t>
      </w:r>
      <w:r w:rsidRPr="00AD157C">
        <w:rPr>
          <w:rFonts w:eastAsia="Calibri"/>
          <w:szCs w:val="22"/>
        </w:rPr>
        <w:t>:</w:t>
      </w:r>
      <w:r w:rsidRPr="00AD157C">
        <w:rPr>
          <w:rFonts w:eastAsia="Calibri"/>
          <w:szCs w:val="22"/>
        </w:rPr>
        <w:br/>
        <w:t>Pagamento Rate(</w:t>
      </w:r>
      <w:r w:rsidRPr="00AD157C">
        <w:rPr>
          <w:rFonts w:eastAsia="Calibri"/>
          <w:szCs w:val="22"/>
          <w:u w:val="single"/>
        </w:rPr>
        <w:t>Contratto</w:t>
      </w:r>
      <w:r w:rsidRPr="00AD157C">
        <w:rPr>
          <w:rFonts w:eastAsia="Calibri"/>
          <w:szCs w:val="22"/>
        </w:rPr>
        <w:t>, Istituto, Interesse)</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-&gt; Istituto, Interesse</w:t>
      </w:r>
      <w:r w:rsidRPr="00AD157C">
        <w:rPr>
          <w:rFonts w:eastAsia="Calibri"/>
          <w:szCs w:val="22"/>
        </w:rPr>
        <w:br/>
        <w:t>Poichè la parte sinistra è superchiave, Pagamento Rate è in BCNF.</w:t>
      </w:r>
    </w:p>
    <w:p w:rsidR="00AD157C" w:rsidRPr="00AD157C" w:rsidRDefault="00AD157C" w:rsidP="00AD157C">
      <w:pPr>
        <w:spacing w:after="160" w:line="259" w:lineRule="auto"/>
        <w:rPr>
          <w:rFonts w:eastAsia="Calibri"/>
          <w:szCs w:val="22"/>
        </w:rPr>
      </w:pPr>
      <w:r w:rsidRPr="00AD157C">
        <w:rPr>
          <w:rFonts w:eastAsia="Calibri"/>
          <w:b/>
          <w:szCs w:val="22"/>
        </w:rPr>
        <w:t>Tabella Partecipante</w:t>
      </w:r>
      <w:r w:rsidRPr="00AD157C">
        <w:rPr>
          <w:rFonts w:eastAsia="Calibri"/>
          <w:szCs w:val="22"/>
        </w:rPr>
        <w:t>:</w:t>
      </w:r>
      <w:r w:rsidRPr="00AD157C">
        <w:rPr>
          <w:rFonts w:eastAsia="Calibri"/>
          <w:szCs w:val="22"/>
        </w:rPr>
        <w:br/>
        <w:t>Partecipante(</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Avanzamento)</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xml:space="preserve"> -&gt; Avanzamento</w:t>
      </w:r>
      <w:r w:rsidRPr="00AD157C">
        <w:rPr>
          <w:rFonts w:eastAsia="Calibri"/>
          <w:szCs w:val="22"/>
        </w:rPr>
        <w:br/>
        <w:t>Poichè la parte sinistra è superchiave, Partecipante è in BCNF.</w:t>
      </w:r>
    </w:p>
    <w:p w:rsidR="00AD157C" w:rsidRPr="00AD157C" w:rsidRDefault="00AD157C" w:rsidP="00AD157C">
      <w:pPr>
        <w:spacing w:after="160" w:line="259" w:lineRule="auto"/>
        <w:rPr>
          <w:rFonts w:eastAsia="Calibri"/>
          <w:szCs w:val="22"/>
        </w:rPr>
      </w:pPr>
      <w:r w:rsidRPr="00AD157C">
        <w:rPr>
          <w:rFonts w:eastAsia="Calibri"/>
          <w:b/>
          <w:szCs w:val="22"/>
        </w:rPr>
        <w:t>Tabella Possibilità Accesso</w:t>
      </w:r>
      <w:r w:rsidRPr="00AD157C">
        <w:rPr>
          <w:rFonts w:eastAsia="Calibri"/>
          <w:szCs w:val="22"/>
        </w:rPr>
        <w:t>:</w:t>
      </w:r>
      <w:r w:rsidRPr="00AD157C">
        <w:rPr>
          <w:rFonts w:eastAsia="Calibri"/>
          <w:szCs w:val="22"/>
        </w:rPr>
        <w:br/>
        <w:t>Possibilità accesso(</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Accessi settimanali)</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Accessi settimanali</w:t>
      </w:r>
      <w:r w:rsidRPr="00AD157C">
        <w:rPr>
          <w:rFonts w:eastAsia="Calibri"/>
          <w:szCs w:val="22"/>
        </w:rPr>
        <w:br/>
        <w:t>Poichè la parte sinistra è superchiave, Possibilità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Post</w:t>
      </w:r>
      <w:r w:rsidRPr="00AD157C">
        <w:rPr>
          <w:rFonts w:eastAsia="Calibri"/>
          <w:szCs w:val="22"/>
        </w:rPr>
        <w:t>:</w:t>
      </w:r>
      <w:r w:rsidRPr="00AD157C">
        <w:rPr>
          <w:rFonts w:eastAsia="Calibri"/>
          <w:szCs w:val="22"/>
        </w:rPr>
        <w:br/>
        <w:t>Post(</w:t>
      </w:r>
      <w:r w:rsidRPr="00AD157C">
        <w:rPr>
          <w:rFonts w:eastAsia="Calibri"/>
          <w:szCs w:val="22"/>
          <w:u w:val="single"/>
        </w:rPr>
        <w:t>Codice</w:t>
      </w:r>
      <w:r w:rsidRPr="00AD157C">
        <w:rPr>
          <w:rFonts w:eastAsia="Calibri"/>
          <w:szCs w:val="22"/>
        </w:rPr>
        <w:t>, Pubblicatore, Timestamp, Testo)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Pubblicatore, Timestamp, Testo</w:t>
      </w:r>
      <w:r w:rsidRPr="00AD157C">
        <w:rPr>
          <w:rFonts w:eastAsia="Calibri"/>
          <w:szCs w:val="22"/>
        </w:rPr>
        <w:br/>
        <w:t>Poichè la parte sinistra è superchiave, Post è in BCNF.</w:t>
      </w:r>
    </w:p>
    <w:p w:rsidR="00AD157C" w:rsidRPr="00AD157C" w:rsidRDefault="00AD157C" w:rsidP="00AD157C">
      <w:pPr>
        <w:spacing w:after="160" w:line="259" w:lineRule="auto"/>
        <w:rPr>
          <w:rFonts w:eastAsia="Calibri"/>
          <w:szCs w:val="22"/>
        </w:rPr>
      </w:pPr>
      <w:r w:rsidRPr="00AD157C">
        <w:rPr>
          <w:rFonts w:eastAsia="Calibri"/>
          <w:b/>
          <w:szCs w:val="22"/>
        </w:rPr>
        <w:t>Tabella Potenziamento Muscolare</w:t>
      </w:r>
      <w:r w:rsidRPr="00AD157C">
        <w:rPr>
          <w:rFonts w:eastAsia="Calibri"/>
          <w:szCs w:val="22"/>
        </w:rPr>
        <w:t>:</w:t>
      </w:r>
      <w:r w:rsidRPr="00AD157C">
        <w:rPr>
          <w:rFonts w:eastAsia="Calibri"/>
          <w:szCs w:val="22"/>
        </w:rPr>
        <w:br/>
        <w:t>Potenziamento Muscolare(</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Gruppo muscolare</w:t>
      </w:r>
      <w:r w:rsidRPr="00AD157C">
        <w:rPr>
          <w:rFonts w:eastAsia="Calibri"/>
          <w:szCs w:val="22"/>
        </w:rPr>
        <w:t xml:space="preserve">, </w:t>
      </w:r>
      <w:r w:rsidRPr="00AD157C">
        <w:rPr>
          <w:rFonts w:eastAsia="Calibri"/>
          <w:szCs w:val="22"/>
          <w:u w:val="single"/>
        </w:rPr>
        <w:t>Livello</w:t>
      </w:r>
      <w:r w:rsidRPr="00AD157C">
        <w:rPr>
          <w:rFonts w:eastAsia="Calibri"/>
          <w:szCs w:val="22"/>
        </w:rPr>
        <w:t>)</w:t>
      </w:r>
      <w:r w:rsidRPr="00AD157C">
        <w:rPr>
          <w:rFonts w:eastAsia="Calibri"/>
          <w:szCs w:val="22"/>
        </w:rPr>
        <w:br/>
        <w:t>Poichè non ci sono dipendenze funzionali, Potenziamento Muscolare è in BCNF.</w:t>
      </w:r>
    </w:p>
    <w:p w:rsidR="00AD157C" w:rsidRPr="00AD157C" w:rsidRDefault="00AD157C" w:rsidP="00AD157C">
      <w:pPr>
        <w:spacing w:after="160" w:line="259" w:lineRule="auto"/>
        <w:rPr>
          <w:rFonts w:eastAsia="Calibri"/>
          <w:szCs w:val="22"/>
        </w:rPr>
      </w:pPr>
      <w:r w:rsidRPr="00AD157C">
        <w:rPr>
          <w:rFonts w:eastAsia="Calibri"/>
          <w:b/>
          <w:szCs w:val="22"/>
        </w:rPr>
        <w:t>Tabella Prodotto Ordinato</w:t>
      </w:r>
      <w:r w:rsidRPr="00AD157C">
        <w:rPr>
          <w:rFonts w:eastAsia="Calibri"/>
          <w:szCs w:val="22"/>
        </w:rPr>
        <w:t>:</w:t>
      </w:r>
      <w:r w:rsidRPr="00AD157C">
        <w:rPr>
          <w:rFonts w:eastAsia="Calibri"/>
          <w:szCs w:val="22"/>
        </w:rPr>
        <w:br/>
        <w:t>Prodotto Ordinato(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Codice ordine</w:t>
      </w:r>
      <w:r w:rsidRPr="00AD157C">
        <w:rPr>
          <w:rFonts w:eastAsia="Calibri"/>
          <w:szCs w:val="22"/>
        </w:rPr>
        <w:t>)</w:t>
      </w:r>
      <w:r w:rsidRPr="00AD157C">
        <w:rPr>
          <w:rFonts w:eastAsia="Calibri"/>
          <w:szCs w:val="22"/>
        </w:rPr>
        <w:br/>
        <w:t>Poichè non ci sono dipendenze funzionali, Prodotto Ordinato è in BCNF.</w:t>
      </w:r>
    </w:p>
    <w:p w:rsidR="00AD157C" w:rsidRPr="00AD157C" w:rsidRDefault="00AD157C" w:rsidP="00AD157C">
      <w:pPr>
        <w:spacing w:after="160" w:line="259" w:lineRule="auto"/>
        <w:rPr>
          <w:rFonts w:eastAsia="Calibri"/>
          <w:szCs w:val="22"/>
        </w:rPr>
      </w:pPr>
      <w:r w:rsidRPr="00AD157C">
        <w:rPr>
          <w:rFonts w:eastAsia="Calibri"/>
          <w:b/>
          <w:szCs w:val="22"/>
        </w:rPr>
        <w:t>Tabella Rata</w:t>
      </w:r>
      <w:r w:rsidRPr="00AD157C">
        <w:rPr>
          <w:rFonts w:eastAsia="Calibri"/>
          <w:szCs w:val="22"/>
        </w:rPr>
        <w:t>:</w:t>
      </w:r>
      <w:r w:rsidRPr="00AD157C">
        <w:rPr>
          <w:rFonts w:eastAsia="Calibri"/>
          <w:szCs w:val="22"/>
        </w:rPr>
        <w:br/>
        <w:t>Rata(</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Stato, Importo)</w:t>
      </w:r>
      <w:r w:rsidRPr="00AD157C">
        <w:rPr>
          <w:rFonts w:eastAsia="Calibri"/>
          <w:szCs w:val="22"/>
        </w:rPr>
        <w:br/>
        <w:t xml:space="preserve">- </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xml:space="preserve"> -&gt; Stato, Importo</w:t>
      </w:r>
      <w:r w:rsidRPr="00AD157C">
        <w:rPr>
          <w:rFonts w:eastAsia="Calibri"/>
          <w:szCs w:val="22"/>
        </w:rPr>
        <w:br/>
        <w:t>Poichè la parte sinistra è superchiave, Rata è in BCNF.</w:t>
      </w:r>
    </w:p>
    <w:p w:rsidR="00AD157C" w:rsidRPr="00AD157C" w:rsidRDefault="00AD157C" w:rsidP="00AD157C">
      <w:pPr>
        <w:spacing w:after="160" w:line="259" w:lineRule="auto"/>
        <w:rPr>
          <w:rFonts w:eastAsia="Calibri"/>
          <w:szCs w:val="22"/>
        </w:rPr>
      </w:pPr>
      <w:r w:rsidRPr="00AD157C">
        <w:rPr>
          <w:rFonts w:eastAsia="Calibri"/>
          <w:b/>
          <w:szCs w:val="22"/>
        </w:rPr>
        <w:t>Tabella Responsabile</w:t>
      </w:r>
      <w:r w:rsidRPr="00AD157C">
        <w:rPr>
          <w:rFonts w:eastAsia="Calibri"/>
          <w:szCs w:val="22"/>
        </w:rPr>
        <w:t>:</w:t>
      </w:r>
      <w:r w:rsidRPr="00AD157C">
        <w:rPr>
          <w:rFonts w:eastAsia="Calibri"/>
          <w:szCs w:val="22"/>
        </w:rPr>
        <w:br/>
        <w:t>Responsabile(</w:t>
      </w:r>
      <w:r w:rsidRPr="00AD157C">
        <w:rPr>
          <w:rFonts w:eastAsia="Calibri"/>
          <w:szCs w:val="22"/>
          <w:u w:val="single"/>
        </w:rPr>
        <w:t>Responsabile</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Responsabile è in BCNF.</w:t>
      </w:r>
    </w:p>
    <w:p w:rsidR="00AD157C" w:rsidRPr="00AD157C" w:rsidRDefault="00AD157C" w:rsidP="00AD157C">
      <w:pPr>
        <w:spacing w:after="160" w:line="259" w:lineRule="auto"/>
        <w:rPr>
          <w:rFonts w:eastAsia="Calibri"/>
          <w:szCs w:val="22"/>
        </w:rPr>
      </w:pPr>
      <w:r w:rsidRPr="00AD157C">
        <w:rPr>
          <w:rFonts w:eastAsia="Calibri"/>
          <w:b/>
          <w:szCs w:val="22"/>
        </w:rPr>
        <w:t>Tabella Risposta</w:t>
      </w:r>
      <w:r w:rsidRPr="00AD157C">
        <w:rPr>
          <w:rFonts w:eastAsia="Calibri"/>
          <w:szCs w:val="22"/>
        </w:rPr>
        <w:t>:</w:t>
      </w:r>
      <w:r w:rsidRPr="00AD157C">
        <w:rPr>
          <w:rFonts w:eastAsia="Calibri"/>
          <w:szCs w:val="22"/>
        </w:rPr>
        <w:br/>
        <w:t>Risposta(</w:t>
      </w:r>
      <w:r w:rsidRPr="00AD157C">
        <w:rPr>
          <w:rFonts w:eastAsia="Calibri"/>
          <w:szCs w:val="22"/>
          <w:u w:val="single"/>
        </w:rPr>
        <w:t>Post</w:t>
      </w:r>
      <w:r w:rsidRPr="00AD157C">
        <w:rPr>
          <w:rFonts w:eastAsia="Calibri"/>
          <w:szCs w:val="22"/>
        </w:rPr>
        <w:t xml:space="preserve">, </w:t>
      </w:r>
      <w:r w:rsidRPr="00AD157C">
        <w:rPr>
          <w:rFonts w:eastAsia="Calibri"/>
          <w:szCs w:val="22"/>
          <w:u w:val="single"/>
        </w:rPr>
        <w:t>Risposta</w:t>
      </w:r>
      <w:r w:rsidRPr="00AD157C">
        <w:rPr>
          <w:rFonts w:eastAsia="Calibri"/>
          <w:szCs w:val="22"/>
        </w:rPr>
        <w:t>)</w:t>
      </w:r>
      <w:r w:rsidRPr="00AD157C">
        <w:rPr>
          <w:rFonts w:eastAsia="Calibri"/>
          <w:szCs w:val="22"/>
        </w:rPr>
        <w:br/>
        <w:t>Poichè non ci sono dipendenze funzionali, Risposta è in BCNF.</w:t>
      </w:r>
    </w:p>
    <w:p w:rsidR="00AD157C" w:rsidRPr="00AD157C" w:rsidRDefault="00AD157C" w:rsidP="00AD157C">
      <w:pPr>
        <w:spacing w:after="160" w:line="259" w:lineRule="auto"/>
        <w:rPr>
          <w:rFonts w:eastAsia="Calibri"/>
          <w:szCs w:val="22"/>
        </w:rPr>
      </w:pPr>
      <w:r w:rsidRPr="00AD157C">
        <w:rPr>
          <w:rFonts w:eastAsia="Calibri"/>
          <w:b/>
          <w:szCs w:val="22"/>
        </w:rPr>
        <w:t>Tabella Sala</w:t>
      </w:r>
      <w:r w:rsidRPr="00AD157C">
        <w:rPr>
          <w:rFonts w:eastAsia="Calibri"/>
          <w:szCs w:val="22"/>
        </w:rPr>
        <w:t>:</w:t>
      </w:r>
      <w:r w:rsidRPr="00AD157C">
        <w:rPr>
          <w:rFonts w:eastAsia="Calibri"/>
          <w:szCs w:val="22"/>
        </w:rPr>
        <w:br/>
        <w:t>Sala(</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Responsabile)</w:t>
      </w:r>
      <w:r w:rsidRPr="00AD157C">
        <w:rPr>
          <w:rFonts w:eastAsia="Calibri"/>
          <w:szCs w:val="22"/>
        </w:rPr>
        <w:br/>
        <w:t xml:space="preserve">- </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Responsabile</w:t>
      </w:r>
      <w:r w:rsidRPr="00AD157C">
        <w:rPr>
          <w:rFonts w:eastAsia="Calibri"/>
          <w:szCs w:val="22"/>
        </w:rPr>
        <w:br/>
        <w:t>Poichè la parte sinistra è superchiave, Sala è in BCNF.</w:t>
      </w:r>
    </w:p>
    <w:p w:rsidR="00AD157C" w:rsidRPr="00AD157C" w:rsidRDefault="00AD157C" w:rsidP="00AD157C">
      <w:pPr>
        <w:spacing w:after="160" w:line="259" w:lineRule="auto"/>
        <w:rPr>
          <w:rFonts w:eastAsia="Calibri"/>
          <w:szCs w:val="22"/>
        </w:rPr>
      </w:pPr>
      <w:r w:rsidRPr="00AD157C">
        <w:rPr>
          <w:rFonts w:eastAsia="Calibri"/>
          <w:b/>
          <w:szCs w:val="22"/>
        </w:rPr>
        <w:t>Tabella Scelta</w:t>
      </w:r>
      <w:r w:rsidRPr="00AD157C">
        <w:rPr>
          <w:rFonts w:eastAsia="Calibri"/>
          <w:szCs w:val="22"/>
        </w:rPr>
        <w:t>:</w:t>
      </w:r>
      <w:r w:rsidRPr="00AD157C">
        <w:rPr>
          <w:rFonts w:eastAsia="Calibri"/>
          <w:szCs w:val="22"/>
        </w:rPr>
        <w:br/>
        <w:t>Scelta(</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Contratto</w:t>
      </w:r>
      <w:r w:rsidRPr="00AD157C">
        <w:rPr>
          <w:rFonts w:eastAsia="Calibri"/>
          <w:szCs w:val="22"/>
        </w:rPr>
        <w:t>)</w:t>
      </w:r>
      <w:r w:rsidRPr="00AD157C">
        <w:rPr>
          <w:rFonts w:eastAsia="Calibri"/>
          <w:szCs w:val="22"/>
        </w:rPr>
        <w:br/>
        <w:t>Poichè non ci sono dipendenze funzionali, Scelta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Alimentazione</w:t>
      </w:r>
      <w:r w:rsidRPr="00AD157C">
        <w:rPr>
          <w:rFonts w:eastAsia="Calibri"/>
          <w:szCs w:val="22"/>
        </w:rPr>
        <w:t>:</w:t>
      </w:r>
      <w:r w:rsidRPr="00AD157C">
        <w:rPr>
          <w:rFonts w:eastAsia="Calibri"/>
          <w:szCs w:val="22"/>
        </w:rPr>
        <w:br/>
        <w:t>Scheda Alimentazione(</w:t>
      </w:r>
      <w:r w:rsidRPr="00AD157C">
        <w:rPr>
          <w:rFonts w:eastAsia="Calibri"/>
          <w:szCs w:val="22"/>
          <w:u w:val="single"/>
        </w:rPr>
        <w:t>Codice</w:t>
      </w:r>
      <w:r w:rsidRPr="00AD157C">
        <w:rPr>
          <w:rFonts w:eastAsia="Calibri"/>
          <w:szCs w:val="22"/>
        </w:rPr>
        <w:t>, Cliente, Nutrizionista, Data inizio, Data fine</w:t>
      </w:r>
      <w:r w:rsidR="007A36F9">
        <w:rPr>
          <w:rFonts w:eastAsia="Calibri"/>
          <w:szCs w:val="22"/>
        </w:rPr>
        <w:t>, Intervallo visite programmato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Nutrizionista, Data inizio, Data fine</w:t>
      </w:r>
      <w:r w:rsidR="007A36F9">
        <w:rPr>
          <w:rFonts w:eastAsia="Calibri"/>
          <w:szCs w:val="22"/>
        </w:rPr>
        <w:t>, Intervallo visite programmato</w:t>
      </w:r>
      <w:r w:rsidRPr="00AD157C">
        <w:rPr>
          <w:rFonts w:eastAsia="Calibri"/>
          <w:szCs w:val="22"/>
        </w:rPr>
        <w:br/>
        <w:t>Poichè la parte sinistra è superchiave, Scheda Alimentazione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Allenamento</w:t>
      </w:r>
      <w:r w:rsidRPr="00AD157C">
        <w:rPr>
          <w:rFonts w:eastAsia="Calibri"/>
          <w:szCs w:val="22"/>
        </w:rPr>
        <w:t>:</w:t>
      </w:r>
      <w:r w:rsidRPr="00AD157C">
        <w:rPr>
          <w:rFonts w:eastAsia="Calibri"/>
          <w:szCs w:val="22"/>
        </w:rPr>
        <w:br/>
        <w:t>Scheda Allenamento(</w:t>
      </w:r>
      <w:r w:rsidRPr="00AD157C">
        <w:rPr>
          <w:rFonts w:eastAsia="Calibri"/>
          <w:szCs w:val="22"/>
          <w:u w:val="single"/>
        </w:rPr>
        <w:t>Codice</w:t>
      </w:r>
      <w:r w:rsidRPr="00AD157C">
        <w:rPr>
          <w:rFonts w:eastAsia="Calibri"/>
          <w:szCs w:val="22"/>
        </w:rPr>
        <w:t>, Cliente, Data inizio, Data fine, Tutor)</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Data inizio, Data fine, Tutor</w:t>
      </w:r>
      <w:r w:rsidRPr="00AD157C">
        <w:rPr>
          <w:rFonts w:eastAsia="Calibri"/>
          <w:szCs w:val="22"/>
        </w:rPr>
        <w:br/>
        <w:t>Poichè la parte sinistra è superchiave, Scheda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Sede</w:t>
      </w:r>
      <w:r w:rsidRPr="00AD157C">
        <w:rPr>
          <w:rFonts w:eastAsia="Calibri"/>
          <w:szCs w:val="22"/>
        </w:rPr>
        <w:t>:</w:t>
      </w:r>
      <w:r w:rsidRPr="00AD157C">
        <w:rPr>
          <w:rFonts w:eastAsia="Calibri"/>
          <w:szCs w:val="22"/>
        </w:rPr>
        <w:br/>
        <w:t>Sede(</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Sede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Sessione</w:t>
      </w:r>
      <w:r w:rsidRPr="00AD157C">
        <w:rPr>
          <w:rFonts w:eastAsia="Calibri"/>
          <w:szCs w:val="22"/>
        </w:rPr>
        <w:t>:</w:t>
      </w:r>
      <w:r w:rsidRPr="00AD157C">
        <w:rPr>
          <w:rFonts w:eastAsia="Calibri"/>
          <w:szCs w:val="22"/>
        </w:rPr>
        <w:br/>
        <w:t>Sessione(</w:t>
      </w:r>
      <w:r w:rsidRPr="00AD157C">
        <w:rPr>
          <w:rFonts w:eastAsia="Calibri"/>
          <w:szCs w:val="22"/>
          <w:u w:val="single"/>
        </w:rPr>
        <w:t>Tipo sessione</w:t>
      </w:r>
      <w:r w:rsidRPr="00AD157C">
        <w:rPr>
          <w:rFonts w:eastAsia="Calibri"/>
          <w:szCs w:val="22"/>
        </w:rPr>
        <w:t>)</w:t>
      </w:r>
      <w:r w:rsidRPr="00AD157C">
        <w:rPr>
          <w:rFonts w:eastAsia="Calibri"/>
          <w:szCs w:val="22"/>
        </w:rPr>
        <w:br/>
        <w:t>Poichè non ci sono dipendenze funzionali, Sessione è in BCNF.</w:t>
      </w:r>
    </w:p>
    <w:p w:rsidR="00AD157C" w:rsidRPr="00AD157C" w:rsidRDefault="00AD157C" w:rsidP="00AD157C">
      <w:pPr>
        <w:spacing w:after="160" w:line="259" w:lineRule="auto"/>
        <w:rPr>
          <w:rFonts w:eastAsia="Calibri"/>
          <w:szCs w:val="22"/>
        </w:rPr>
      </w:pPr>
      <w:r w:rsidRPr="00AD157C">
        <w:rPr>
          <w:rFonts w:eastAsia="Calibri"/>
          <w:b/>
          <w:szCs w:val="22"/>
        </w:rPr>
        <w:t>Tabella Sfida</w:t>
      </w:r>
      <w:r w:rsidRPr="00AD157C">
        <w:rPr>
          <w:rFonts w:eastAsia="Calibri"/>
          <w:szCs w:val="22"/>
        </w:rPr>
        <w:t>:</w:t>
      </w:r>
      <w:r w:rsidRPr="00AD157C">
        <w:rPr>
          <w:rFonts w:eastAsia="Calibri"/>
          <w:szCs w:val="22"/>
        </w:rPr>
        <w:br/>
        <w:t>Sfida(</w:t>
      </w:r>
      <w:r w:rsidRPr="00AD157C">
        <w:rPr>
          <w:rFonts w:eastAsia="Calibri"/>
          <w:szCs w:val="22"/>
          <w:u w:val="single"/>
        </w:rPr>
        <w:t>Codice</w:t>
      </w:r>
      <w:r w:rsidRPr="00AD157C">
        <w:rPr>
          <w:rFonts w:eastAsia="Calibri"/>
          <w:szCs w:val="22"/>
        </w:rPr>
        <w: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br/>
        <w:t>Poichè la parte sinistra è superchiave, Sfida è in BCNF.</w:t>
      </w:r>
    </w:p>
    <w:p w:rsidR="00AD157C" w:rsidRPr="00AD157C" w:rsidRDefault="00AD157C" w:rsidP="00AD157C">
      <w:pPr>
        <w:spacing w:after="160" w:line="259" w:lineRule="auto"/>
        <w:rPr>
          <w:rFonts w:eastAsia="Calibri"/>
          <w:szCs w:val="22"/>
        </w:rPr>
      </w:pPr>
      <w:r w:rsidRPr="00AD157C">
        <w:rPr>
          <w:rFonts w:eastAsia="Calibri"/>
          <w:b/>
          <w:szCs w:val="22"/>
        </w:rPr>
        <w:t>Tabella Spogliatoio</w:t>
      </w:r>
      <w:r w:rsidRPr="00AD157C">
        <w:rPr>
          <w:rFonts w:eastAsia="Calibri"/>
          <w:szCs w:val="22"/>
        </w:rPr>
        <w:t>:</w:t>
      </w:r>
      <w:r w:rsidRPr="00AD157C">
        <w:rPr>
          <w:rFonts w:eastAsia="Calibri"/>
          <w:szCs w:val="22"/>
        </w:rPr>
        <w:br/>
        <w:t>Spogliatoio(</w:t>
      </w:r>
      <w:r w:rsidRPr="00AD157C">
        <w:rPr>
          <w:rFonts w:eastAsia="Calibri"/>
          <w:szCs w:val="22"/>
          <w:u w:val="single"/>
        </w:rPr>
        <w:t>Identificatore</w:t>
      </w:r>
      <w:r w:rsidRPr="00AD157C">
        <w:rPr>
          <w:rFonts w:eastAsia="Calibri"/>
          <w:szCs w:val="22"/>
        </w:rPr>
        <w:t>, Posizione, Capienza, Centro)</w:t>
      </w:r>
      <w:r w:rsidRPr="00AD157C">
        <w:rPr>
          <w:rFonts w:eastAsia="Calibri"/>
          <w:szCs w:val="22"/>
        </w:rPr>
        <w:br/>
        <w:t xml:space="preserve">- </w:t>
      </w:r>
      <w:r w:rsidRPr="00AD157C">
        <w:rPr>
          <w:rFonts w:eastAsia="Calibri"/>
          <w:szCs w:val="22"/>
          <w:u w:val="single"/>
        </w:rPr>
        <w:t>Identificatore</w:t>
      </w:r>
      <w:r w:rsidRPr="00AD157C">
        <w:rPr>
          <w:rFonts w:eastAsia="Calibri"/>
          <w:szCs w:val="22"/>
        </w:rPr>
        <w:t xml:space="preserve"> -&gt; Posizione, Capienza, Centro</w:t>
      </w:r>
      <w:r w:rsidRPr="00AD157C">
        <w:rPr>
          <w:rFonts w:eastAsia="Calibri"/>
          <w:szCs w:val="22"/>
        </w:rPr>
        <w:br/>
        <w:t>Poichè la parte sinistra è superchiave, Spogliatoio è in BCNF.</w:t>
      </w:r>
    </w:p>
    <w:p w:rsidR="00AD157C" w:rsidRPr="00AD157C" w:rsidRDefault="00AD157C" w:rsidP="00AD157C">
      <w:pPr>
        <w:spacing w:after="160" w:line="259" w:lineRule="auto"/>
        <w:rPr>
          <w:rFonts w:eastAsia="Calibri"/>
          <w:szCs w:val="22"/>
        </w:rPr>
      </w:pPr>
      <w:r w:rsidRPr="00AD157C">
        <w:rPr>
          <w:rFonts w:eastAsia="Calibri"/>
          <w:b/>
          <w:szCs w:val="22"/>
        </w:rPr>
        <w:t>Tabella Suddivisione</w:t>
      </w:r>
      <w:r w:rsidRPr="00AD157C">
        <w:rPr>
          <w:rFonts w:eastAsia="Calibri"/>
          <w:szCs w:val="22"/>
        </w:rPr>
        <w:t>:</w:t>
      </w:r>
      <w:r w:rsidRPr="00AD157C">
        <w:rPr>
          <w:rFonts w:eastAsia="Calibri"/>
          <w:szCs w:val="22"/>
        </w:rPr>
        <w:br/>
        <w:t>Suddivisione(</w:t>
      </w:r>
      <w:r w:rsidRPr="00AD157C">
        <w:rPr>
          <w:rFonts w:eastAsia="Calibri"/>
          <w:szCs w:val="22"/>
          <w:u w:val="single"/>
        </w:rPr>
        <w:t>Sessione</w:t>
      </w:r>
      <w:r w:rsidRPr="00AD157C">
        <w:rPr>
          <w:rFonts w:eastAsia="Calibri"/>
          <w:szCs w:val="22"/>
        </w:rPr>
        <w:t xml:space="preserve">, </w:t>
      </w:r>
      <w:r w:rsidRPr="00AD157C">
        <w:rPr>
          <w:rFonts w:eastAsia="Calibri"/>
          <w:szCs w:val="22"/>
          <w:u w:val="single"/>
        </w:rPr>
        <w:t>Scheda allenamento</w:t>
      </w:r>
      <w:r w:rsidRPr="00AD157C">
        <w:rPr>
          <w:rFonts w:eastAsia="Calibri"/>
          <w:szCs w:val="22"/>
        </w:rPr>
        <w:t xml:space="preserve">, </w:t>
      </w:r>
      <w:r w:rsidRPr="00AD157C">
        <w:rPr>
          <w:rFonts w:eastAsia="Calibri"/>
          <w:szCs w:val="22"/>
          <w:u w:val="single"/>
        </w:rPr>
        <w:t>Giorno settimana</w:t>
      </w:r>
      <w:r w:rsidRPr="00AD157C">
        <w:rPr>
          <w:rFonts w:eastAsia="Calibri"/>
          <w:szCs w:val="22"/>
        </w:rPr>
        <w:t>)</w:t>
      </w:r>
      <w:r w:rsidRPr="00AD157C">
        <w:rPr>
          <w:rFonts w:eastAsia="Calibri"/>
          <w:szCs w:val="22"/>
        </w:rPr>
        <w:br/>
        <w:t>Poichè non ci sono dipendenze funzionali, Suddivisione è in BCNF.</w:t>
      </w:r>
    </w:p>
    <w:p w:rsidR="00AD157C" w:rsidRPr="00AD157C" w:rsidRDefault="00AD157C" w:rsidP="00AD157C">
      <w:pPr>
        <w:spacing w:after="160" w:line="259" w:lineRule="auto"/>
        <w:rPr>
          <w:rFonts w:eastAsia="Calibri"/>
          <w:szCs w:val="22"/>
        </w:rPr>
      </w:pPr>
      <w:r w:rsidRPr="00AD157C">
        <w:rPr>
          <w:rFonts w:eastAsia="Calibri"/>
          <w:b/>
          <w:szCs w:val="22"/>
        </w:rPr>
        <w:t>Tabella Thread</w:t>
      </w:r>
      <w:r w:rsidRPr="00AD157C">
        <w:rPr>
          <w:rFonts w:eastAsia="Calibri"/>
          <w:szCs w:val="22"/>
        </w:rPr>
        <w:t>:</w:t>
      </w:r>
      <w:r w:rsidRPr="00AD157C">
        <w:rPr>
          <w:rFonts w:eastAsia="Calibri"/>
          <w:szCs w:val="22"/>
        </w:rPr>
        <w:br/>
        <w:t>Thread(</w:t>
      </w:r>
      <w:r w:rsidRPr="00AD157C">
        <w:rPr>
          <w:rFonts w:eastAsia="Calibri"/>
          <w:szCs w:val="22"/>
          <w:u w:val="single"/>
        </w:rPr>
        <w:t>Sfida</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ci sono dipendenze funzionali, Thread è in BCNF.</w:t>
      </w:r>
    </w:p>
    <w:p w:rsidR="00AD157C" w:rsidRDefault="00AD157C" w:rsidP="00AD157C">
      <w:pPr>
        <w:spacing w:after="160" w:line="259" w:lineRule="auto"/>
        <w:rPr>
          <w:rFonts w:eastAsia="Calibri"/>
          <w:szCs w:val="22"/>
        </w:rPr>
      </w:pPr>
      <w:r w:rsidRPr="00AD157C">
        <w:rPr>
          <w:rFonts w:eastAsia="Calibri"/>
          <w:b/>
          <w:szCs w:val="22"/>
        </w:rPr>
        <w:t>Tabella Turno</w:t>
      </w:r>
      <w:r w:rsidRPr="00AD157C">
        <w:rPr>
          <w:rFonts w:eastAsia="Calibri"/>
          <w:szCs w:val="22"/>
        </w:rPr>
        <w:t>:</w:t>
      </w:r>
      <w:r w:rsidRPr="00AD157C">
        <w:rPr>
          <w:rFonts w:eastAsia="Calibri"/>
          <w:szCs w:val="22"/>
        </w:rPr>
        <w:br/>
        <w:t>Turno(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Orario fine, Attività)</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fine, Attività</w:t>
      </w:r>
      <w:r w:rsidRPr="00AD157C">
        <w:rPr>
          <w:rFonts w:eastAsia="Calibri"/>
          <w:szCs w:val="22"/>
        </w:rPr>
        <w:br/>
        <w:t>Poichè la parte sinistra è superchiave, Turno è in BCNF.</w:t>
      </w:r>
    </w:p>
    <w:p w:rsidR="003B633F" w:rsidRDefault="003B633F" w:rsidP="000A2DA6">
      <w:pPr>
        <w:pStyle w:val="Heading2"/>
        <w:rPr>
          <w:rFonts w:eastAsia="Calibri"/>
        </w:rPr>
      </w:pPr>
      <w:bookmarkStart w:id="136" w:name="_Toc498878185"/>
      <w:r>
        <w:rPr>
          <w:rFonts w:eastAsia="Calibri"/>
        </w:rPr>
        <w:t>Normalizzazione</w:t>
      </w:r>
      <w:bookmarkEnd w:id="136"/>
    </w:p>
    <w:p w:rsidR="00897D4B" w:rsidRDefault="003B633F" w:rsidP="003B633F">
      <w:r>
        <w:t>Possiamo notare come tutte le tabelle siano già nella Forma Normale di Boyce-Codd (BCNF). Questo implica che il database è già normalizzato e non necessita di altri passaggi.</w:t>
      </w:r>
    </w:p>
    <w:p w:rsidR="003B633F" w:rsidRPr="003B633F" w:rsidRDefault="00897D4B" w:rsidP="003B633F">
      <w:r>
        <w:br w:type="page"/>
      </w:r>
    </w:p>
    <w:p w:rsidR="008B4683" w:rsidRDefault="002446F3" w:rsidP="002446F3">
      <w:pPr>
        <w:pStyle w:val="Heading1"/>
      </w:pPr>
      <w:bookmarkStart w:id="137" w:name="_Toc498878186"/>
      <w:r>
        <w:lastRenderedPageBreak/>
        <w:t>Implementazione su DBMS Oracle MySQL</w:t>
      </w:r>
      <w:bookmarkEnd w:id="135"/>
      <w:bookmarkEnd w:id="137"/>
    </w:p>
    <w:p w:rsidR="0078147E" w:rsidRDefault="0078147E" w:rsidP="0078147E">
      <w:pPr>
        <w:pStyle w:val="Heading2"/>
      </w:pPr>
      <w:bookmarkStart w:id="138" w:name="_Toc498878187"/>
      <w:r>
        <w:t>Operazioni</w:t>
      </w:r>
      <w:bookmarkEnd w:id="138"/>
    </w:p>
    <w:p w:rsidR="0078147E" w:rsidRDefault="0078147E" w:rsidP="00B3557E">
      <w:pPr>
        <w:pStyle w:val="Heading3"/>
      </w:pPr>
      <w:bookmarkStart w:id="139" w:name="_Toc498878188"/>
      <w:r>
        <w:t>Operazione 1</w:t>
      </w:r>
      <w:bookmarkEnd w:id="139"/>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Inserimento esercizio svolto</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DROP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IF EXISTS `Progetto`.`inserimento_esercizio_svolto`;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USE `Progetto` $$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CREATE</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`inserimento_esercizio_svolto`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inizio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esercizio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cliente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(16),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calorie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battito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tempo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recupero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configurazione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(45),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attrezzatura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DECLARE</w:t>
      </w:r>
      <w:r w:rsidRPr="00E57BF6">
        <w:rPr>
          <w:rFonts w:ascii="Consolas" w:eastAsia="Times New Roman" w:hAnsi="Consolas" w:cs="Times New Roman"/>
          <w:color w:val="000000"/>
          <w:sz w:val="18"/>
          <w:szCs w:val="18"/>
          <w:bdr w:val="none" w:sz="0" w:space="0" w:color="auto" w:frame="1"/>
          <w:lang w:eastAsia="it-IT"/>
        </w:rPr>
        <w:t> EXIT HANDLER </w:t>
      </w:r>
      <w:r w:rsidRPr="00E57BF6">
        <w:rPr>
          <w:rFonts w:ascii="Consolas" w:eastAsia="Times New Roman" w:hAnsi="Consolas" w:cs="Times New Roman"/>
          <w:b/>
          <w:bCs/>
          <w:color w:val="006699"/>
          <w:sz w:val="18"/>
          <w:szCs w:val="18"/>
          <w:bdr w:val="none" w:sz="0" w:space="0" w:color="auto" w:frame="1"/>
          <w:lang w:eastAsia="it-IT"/>
        </w:rPr>
        <w:t>FOR</w:t>
      </w:r>
      <w:r w:rsidRPr="00E57BF6">
        <w:rPr>
          <w:rFonts w:ascii="Consolas" w:eastAsia="Times New Roman" w:hAnsi="Consolas" w:cs="Times New Roman"/>
          <w:color w:val="000000"/>
          <w:sz w:val="18"/>
          <w:szCs w:val="18"/>
          <w:bdr w:val="none" w:sz="0" w:space="0" w:color="auto" w:frame="1"/>
          <w:lang w:eastAsia="it-IT"/>
        </w:rPr>
        <w:t> SQLEXCEPTION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ROLLBACK</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SELECT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0000FF"/>
          <w:sz w:val="18"/>
          <w:szCs w:val="18"/>
          <w:bdr w:val="none" w:sz="0" w:space="0" w:color="auto" w:frame="1"/>
          <w:lang w:eastAsia="it-IT"/>
        </w:rPr>
        <w:t>"Si e' verificato un errore!"</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INSERT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INTO</w:t>
      </w:r>
      <w:r w:rsidRPr="00E57BF6">
        <w:rPr>
          <w:rFonts w:ascii="Consolas" w:eastAsia="Times New Roman" w:hAnsi="Consolas" w:cs="Times New Roman"/>
          <w:color w:val="000000"/>
          <w:sz w:val="18"/>
          <w:szCs w:val="18"/>
          <w:bdr w:val="none" w:sz="0" w:space="0" w:color="auto" w:frame="1"/>
          <w:lang w:eastAsia="it-IT"/>
        </w:rPr>
        <w:t> `Esercizio_Svolto`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VALUES</w:t>
      </w:r>
      <w:r w:rsidRPr="00E57BF6">
        <w:rPr>
          <w:rFonts w:ascii="Consolas" w:eastAsia="Times New Roman" w:hAnsi="Consolas" w:cs="Times New Roman"/>
          <w:color w:val="000000"/>
          <w:sz w:val="18"/>
          <w:szCs w:val="18"/>
          <w:bdr w:val="none" w:sz="0" w:space="0" w:color="auto" w:frame="1"/>
          <w:lang w:eastAsia="it-IT"/>
        </w:rPr>
        <w:t> (inizio, esercizio, cliente, calorie, battito, tempo, recupero, configurazione, attrezzatura);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78147E" w:rsidRDefault="00C75E3B" w:rsidP="0078147E">
      <w:r>
        <w:t>La</w:t>
      </w:r>
      <w:r w:rsidR="00EC7DB3">
        <w:t xml:space="preserve"> </w:t>
      </w:r>
      <w:r w:rsidR="0061100D" w:rsidRPr="00EC7DB3">
        <w:rPr>
          <w:b/>
        </w:rPr>
        <w:t>stored procedure</w:t>
      </w:r>
      <w:r>
        <w:rPr>
          <w:b/>
        </w:rPr>
        <w:t xml:space="preserve"> </w:t>
      </w:r>
      <w:r w:rsidRPr="00C75E3B">
        <w:t>sopra riportata</w:t>
      </w:r>
      <w:r w:rsidR="0061100D">
        <w:t xml:space="preserve"> </w:t>
      </w:r>
      <w:r w:rsidR="0061100D" w:rsidRPr="00C26D01">
        <w:rPr>
          <w:i/>
        </w:rPr>
        <w:t>permette l’inserimento dei dati relativi allo svolgimento di un esercizio</w:t>
      </w:r>
      <w:r w:rsidR="0061100D">
        <w:t>, sarà chiamata dal dispositivo indossato dall’utente durante le sessioni di allenamento dopo aver raccolto i dati necessari.</w:t>
      </w:r>
      <w:r w:rsidR="00B51BD7">
        <w:br/>
        <w:t xml:space="preserve">Il codice semplicemente prende </w:t>
      </w:r>
      <w:r w:rsidR="00B51BD7" w:rsidRPr="00C75E3B">
        <w:rPr>
          <w:b/>
        </w:rPr>
        <w:t xml:space="preserve">in input </w:t>
      </w:r>
      <w:r w:rsidR="00B51BD7" w:rsidRPr="00C75E3B">
        <w:rPr>
          <w:i/>
        </w:rPr>
        <w:t>i dati forniti dal dispositivo</w:t>
      </w:r>
      <w:r w:rsidR="00B51BD7">
        <w:t xml:space="preserve"> e </w:t>
      </w:r>
      <w:r w:rsidR="00B51BD7" w:rsidRPr="00C75E3B">
        <w:rPr>
          <w:b/>
        </w:rPr>
        <w:t>inserisce</w:t>
      </w:r>
      <w:r w:rsidR="00B51BD7">
        <w:t xml:space="preserve"> nel database </w:t>
      </w:r>
      <w:r w:rsidR="00B51BD7" w:rsidRPr="00C75E3B">
        <w:rPr>
          <w:i/>
        </w:rPr>
        <w:t>una row che li contiene</w:t>
      </w:r>
      <w:r w:rsidR="00B51BD7">
        <w:t xml:space="preserve">. Saranno </w:t>
      </w:r>
      <w:r>
        <w:t xml:space="preserve">conseguentemente </w:t>
      </w:r>
      <w:r w:rsidR="00B51BD7">
        <w:t>attivati gli eventuali vincoli di integrità per controllare che i valori inseriti siano validi.</w:t>
      </w:r>
    </w:p>
    <w:p w:rsidR="00A75A13" w:rsidRDefault="00A75A13" w:rsidP="00B3557E">
      <w:pPr>
        <w:pStyle w:val="Heading3"/>
      </w:pPr>
      <w:bookmarkStart w:id="140" w:name="_Toc498878189"/>
      <w:r>
        <w:t>Operazione 2</w:t>
      </w:r>
      <w:bookmarkEnd w:id="140"/>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scheda allenamento</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`Progetto`.`inserimento_scheda_allenamento`;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`inserimento_scheda_allenamento`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codice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cliente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data_fine </w:t>
      </w:r>
      <w:r w:rsidRPr="000915DA">
        <w:rPr>
          <w:rFonts w:ascii="Consolas" w:eastAsia="Times New Roman" w:hAnsi="Consolas" w:cs="Times New Roman"/>
          <w:b/>
          <w:bCs/>
          <w:color w:val="006699"/>
          <w:sz w:val="18"/>
          <w:szCs w:val="18"/>
          <w:bdr w:val="none" w:sz="0" w:space="0" w:color="auto" w:frame="1"/>
          <w:lang w:eastAsia="it-IT"/>
        </w:rPr>
        <w:t>DATE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tutor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Scheda_allenamento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(codice, cliente, </w:t>
      </w:r>
      <w:r w:rsidRPr="000915DA">
        <w:rPr>
          <w:rFonts w:ascii="Consolas" w:eastAsia="Times New Roman" w:hAnsi="Consolas" w:cs="Times New Roman"/>
          <w:b/>
          <w:bCs/>
          <w:color w:val="006699"/>
          <w:sz w:val="18"/>
          <w:szCs w:val="18"/>
          <w:bdr w:val="none" w:sz="0" w:space="0" w:color="auto" w:frame="1"/>
          <w:lang w:eastAsia="it-IT"/>
        </w:rPr>
        <w:t>CURRENT_DATE</w:t>
      </w:r>
      <w:r w:rsidRPr="000915DA">
        <w:rPr>
          <w:rFonts w:ascii="Consolas" w:eastAsia="Times New Roman" w:hAnsi="Consolas" w:cs="Times New Roman"/>
          <w:color w:val="000000"/>
          <w:sz w:val="18"/>
          <w:szCs w:val="18"/>
          <w:bdr w:val="none" w:sz="0" w:space="0" w:color="auto" w:frame="1"/>
          <w:lang w:eastAsia="it-IT"/>
        </w:rPr>
        <w:t>, data_fine, tutor);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lastRenderedPageBreak/>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A75A13" w:rsidRDefault="000915DA" w:rsidP="00A75A13">
      <w:r>
        <w:t xml:space="preserve">Questa </w:t>
      </w:r>
      <w:r w:rsidRPr="000915DA">
        <w:rPr>
          <w:b/>
        </w:rPr>
        <w:t>stored procedure</w:t>
      </w:r>
      <w:r>
        <w:t xml:space="preserve"> implementa </w:t>
      </w:r>
      <w:r w:rsidRPr="00C75E3B">
        <w:rPr>
          <w:i/>
        </w:rPr>
        <w:t>l’inserimento di una nuova scheda di allenamento</w:t>
      </w:r>
      <w:r>
        <w:t xml:space="preserve">. </w:t>
      </w:r>
      <w:r w:rsidRPr="00C75E3B">
        <w:rPr>
          <w:b/>
        </w:rPr>
        <w:t>I parametri passat</w:t>
      </w:r>
      <w:r>
        <w:t xml:space="preserve">i alla procedura sono gli stessi </w:t>
      </w:r>
      <w:r w:rsidRPr="00C75E3B">
        <w:rPr>
          <w:i/>
        </w:rPr>
        <w:t>attributi della tabella</w:t>
      </w:r>
      <w:r>
        <w:t xml:space="preserve"> </w:t>
      </w:r>
      <w:r w:rsidRPr="00C75E3B">
        <w:rPr>
          <w:i/>
        </w:rPr>
        <w:t>Scheda_allenamento</w:t>
      </w:r>
      <w:r>
        <w:t xml:space="preserve">, tranne che per la data di </w:t>
      </w:r>
      <w:r w:rsidR="00C75E3B">
        <w:t>inizio</w:t>
      </w:r>
      <w:r>
        <w:t>, dove viene inserita quella del giorno corrente.</w:t>
      </w:r>
      <w:r w:rsidR="00C75E3B">
        <w:t xml:space="preserve"> </w:t>
      </w:r>
      <w:r>
        <w:t>Il controllo sulle date (la data di inizio deve essere minore di quella di fine) saranno implementate attraverso un trigger.</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suddivisione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`Progetto`.`inserimento_suddivisione`;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`inserimento_suddivisione`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sessione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scheda_allenamento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giorno_settimana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Suddivisione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(sessione, scheda_allenamento, giorno_settimana);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A75A13" w:rsidRDefault="000915DA" w:rsidP="00A75A13">
      <w:r>
        <w:t xml:space="preserve">Questa </w:t>
      </w:r>
      <w:r w:rsidRPr="000915DA">
        <w:rPr>
          <w:b/>
        </w:rPr>
        <w:t>stored procedure</w:t>
      </w:r>
      <w:r>
        <w:t xml:space="preserve"> implementa </w:t>
      </w:r>
      <w:r w:rsidRPr="00C75E3B">
        <w:t>l’</w:t>
      </w:r>
      <w:r w:rsidRPr="00C75E3B">
        <w:rPr>
          <w:i/>
        </w:rPr>
        <w:t xml:space="preserve">inserimento di una nuova </w:t>
      </w:r>
      <w:r w:rsidR="00C75E3B" w:rsidRPr="00C75E3B">
        <w:rPr>
          <w:i/>
        </w:rPr>
        <w:t>istanza per</w:t>
      </w:r>
      <w:r w:rsidR="00C75E3B">
        <w:t xml:space="preserve"> </w:t>
      </w:r>
      <w:r w:rsidR="00C75E3B" w:rsidRPr="00C75E3B">
        <w:rPr>
          <w:i/>
        </w:rPr>
        <w:t>S</w:t>
      </w:r>
      <w:r w:rsidRPr="00C75E3B">
        <w:rPr>
          <w:i/>
        </w:rPr>
        <w:t>uddivisione</w:t>
      </w:r>
      <w:r w:rsidR="00C75E3B">
        <w:rPr>
          <w:i/>
        </w:rPr>
        <w:t xml:space="preserve">, </w:t>
      </w:r>
      <w:r w:rsidR="00C75E3B">
        <w:t>contenente la suddivisione</w:t>
      </w:r>
      <w:r w:rsidRPr="00C75E3B">
        <w:rPr>
          <w:i/>
        </w:rPr>
        <w:t xml:space="preserve"> </w:t>
      </w:r>
      <w:r>
        <w:t xml:space="preserve">di una determinata scheda di allenamento. I parametri </w:t>
      </w:r>
      <w:r w:rsidRPr="00F879F7">
        <w:rPr>
          <w:b/>
        </w:rPr>
        <w:t>in ingresso</w:t>
      </w:r>
      <w:r>
        <w:t xml:space="preserve"> sono </w:t>
      </w:r>
      <w:r w:rsidRPr="00F879F7">
        <w:rPr>
          <w:i/>
        </w:rPr>
        <w:t>la sessione</w:t>
      </w:r>
      <w:r>
        <w:t xml:space="preserve"> da attribuire alla scheda di allenamento</w:t>
      </w:r>
      <w:r w:rsidRPr="00F879F7">
        <w:rPr>
          <w:i/>
        </w:rPr>
        <w:t>, il codice della scheda di allenamento</w:t>
      </w:r>
      <w:r>
        <w:t xml:space="preserve"> e </w:t>
      </w:r>
      <w:r w:rsidRPr="00F879F7">
        <w:rPr>
          <w:i/>
        </w:rPr>
        <w:t>il giorno della settimana</w:t>
      </w:r>
      <w:r>
        <w:t xml:space="preserve"> in cui essa deve essere svolta.</w:t>
      </w:r>
    </w:p>
    <w:p w:rsidR="00B51BD7" w:rsidRDefault="00B51BD7" w:rsidP="00B3557E">
      <w:pPr>
        <w:pStyle w:val="Heading3"/>
      </w:pPr>
      <w:bookmarkStart w:id="141" w:name="_Toc498878190"/>
      <w:r>
        <w:t>Operazione 3</w:t>
      </w:r>
      <w:bookmarkEnd w:id="141"/>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Inserimento accesso</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b/>
          <w:bCs/>
          <w:color w:val="006699"/>
          <w:sz w:val="18"/>
          <w:szCs w:val="18"/>
          <w:bdr w:val="none" w:sz="0" w:space="0" w:color="auto" w:frame="1"/>
          <w:lang w:eastAsia="it-IT"/>
        </w:rPr>
        <w:t>DROP</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IF EXISTS `Progetto`.`inserimento_accesso`;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DELIMITER $$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USE `Progetto` $$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b/>
          <w:bCs/>
          <w:color w:val="006699"/>
          <w:sz w:val="18"/>
          <w:szCs w:val="18"/>
          <w:bdr w:val="none" w:sz="0" w:space="0" w:color="auto" w:frame="1"/>
          <w:lang w:eastAsia="it-IT"/>
        </w:rPr>
        <w:t>CREATE</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`inserimento_accesso`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cliente_ </w:t>
      </w:r>
      <w:r w:rsidRPr="004554FA">
        <w:rPr>
          <w:rFonts w:ascii="Consolas" w:eastAsia="Times New Roman" w:hAnsi="Consolas" w:cs="Times New Roman"/>
          <w:b/>
          <w:bCs/>
          <w:color w:val="006699"/>
          <w:sz w:val="18"/>
          <w:szCs w:val="18"/>
          <w:bdr w:val="none" w:sz="0" w:space="0" w:color="auto" w:frame="1"/>
          <w:lang w:eastAsia="it-IT"/>
        </w:rPr>
        <w:t>VARCHAR</w:t>
      </w:r>
      <w:r w:rsidRPr="004554FA">
        <w:rPr>
          <w:rFonts w:ascii="Consolas" w:eastAsia="Times New Roman" w:hAnsi="Consolas" w:cs="Times New Roman"/>
          <w:color w:val="000000"/>
          <w:sz w:val="18"/>
          <w:szCs w:val="18"/>
          <w:bdr w:val="none" w:sz="0" w:space="0" w:color="auto" w:frame="1"/>
          <w:lang w:eastAsia="it-IT"/>
        </w:rPr>
        <w:t>(16),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centro_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armadietto_output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sblocco_output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E537A8"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DECLARE</w:t>
      </w:r>
      <w:r w:rsidRPr="00E537A8">
        <w:rPr>
          <w:rFonts w:ascii="Consolas" w:eastAsia="Times New Roman" w:hAnsi="Consolas" w:cs="Times New Roman"/>
          <w:color w:val="000000"/>
          <w:sz w:val="18"/>
          <w:szCs w:val="18"/>
          <w:bdr w:val="none" w:sz="0" w:space="0" w:color="auto" w:frame="1"/>
          <w:lang w:val="en-US" w:eastAsia="it-IT"/>
        </w:rPr>
        <w:t> istante_ </w:t>
      </w:r>
      <w:r w:rsidRPr="00E537A8">
        <w:rPr>
          <w:rFonts w:ascii="Consolas" w:eastAsia="Times New Roman" w:hAnsi="Consolas" w:cs="Times New Roman"/>
          <w:b/>
          <w:bCs/>
          <w:color w:val="006699"/>
          <w:sz w:val="18"/>
          <w:szCs w:val="18"/>
          <w:bdr w:val="none" w:sz="0" w:space="0" w:color="auto" w:frame="1"/>
          <w:lang w:val="en-US" w:eastAsia="it-IT"/>
        </w:rPr>
        <w:t>TIMESTAMP</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DEFAULT</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color w:val="FF1493"/>
          <w:sz w:val="18"/>
          <w:szCs w:val="18"/>
          <w:bdr w:val="none" w:sz="0" w:space="0" w:color="auto" w:frame="1"/>
          <w:lang w:val="en-US" w:eastAsia="it-IT"/>
        </w:rPr>
        <w:t>CURRENT_TIMESTAMP</w:t>
      </w:r>
      <w:r w:rsidRPr="00E537A8">
        <w:rPr>
          <w:rFonts w:ascii="Consolas" w:eastAsia="Times New Roman" w:hAnsi="Consolas" w:cs="Times New Roman"/>
          <w:color w:val="000000"/>
          <w:sz w:val="18"/>
          <w:szCs w:val="18"/>
          <w:bdr w:val="none" w:sz="0" w:space="0" w:color="auto" w:frame="1"/>
          <w:lang w:val="en-US"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37A8">
        <w:rPr>
          <w:rFonts w:ascii="Consolas" w:eastAsia="Times New Roman" w:hAnsi="Consolas" w:cs="Times New Roman"/>
          <w:color w:val="000000"/>
          <w:sz w:val="18"/>
          <w:szCs w:val="18"/>
          <w:bdr w:val="none" w:sz="0" w:space="0" w:color="auto" w:frame="1"/>
          <w:lang w:val="en-US"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armadietto_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sblocco_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EXIT HANDLER </w:t>
      </w:r>
      <w:r w:rsidRPr="004554FA">
        <w:rPr>
          <w:rFonts w:ascii="Consolas" w:eastAsia="Times New Roman" w:hAnsi="Consolas" w:cs="Times New Roman"/>
          <w:b/>
          <w:bCs/>
          <w:color w:val="006699"/>
          <w:sz w:val="18"/>
          <w:szCs w:val="18"/>
          <w:bdr w:val="none" w:sz="0" w:space="0" w:color="auto" w:frame="1"/>
          <w:lang w:eastAsia="it-IT"/>
        </w:rPr>
        <w:t>FOR</w:t>
      </w:r>
      <w:r w:rsidRPr="004554FA">
        <w:rPr>
          <w:rFonts w:ascii="Consolas" w:eastAsia="Times New Roman" w:hAnsi="Consolas" w:cs="Times New Roman"/>
          <w:color w:val="000000"/>
          <w:sz w:val="18"/>
          <w:szCs w:val="18"/>
          <w:bdr w:val="none" w:sz="0" w:space="0" w:color="auto" w:frame="1"/>
          <w:lang w:eastAsia="it-IT"/>
        </w:rPr>
        <w:t> SQLEXCEPTION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ROLLBACK</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"Si e' verificato un errore!"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Accesso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(istante_, cliente_, centro_, 0);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D.CodiceIdentificativo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armadietto_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@row_number:=@row_number+1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RowNumber, A.CodiceIdentificativo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@row_number:=0)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 Armadietto A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A.Occupato=0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A.Centro=centro_)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D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lastRenderedPageBreak/>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D.RowNumber=1;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IF @row_number &lt;&gt; 0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 = floor(rand()*1000000);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Assegnamento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(armadietto_, istante_, sblocco_, cliente_);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Armadietto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Occupato=1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CodiceIdentificativo=armadietto_;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Centro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ClientiDentro = ClientiDentro + 1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Codice=centro_;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ELSE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'Non ci sono armadietti disponibili'</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armadietto_output := armadietto_;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sblocco_output := sblocco_;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F652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    </w:t>
      </w:r>
    </w:p>
    <w:p w:rsidR="007A5AA7" w:rsidRPr="004554FA" w:rsidRDefault="007A5AA7" w:rsidP="00DF652C">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DELIMITER ;    </w:t>
      </w:r>
    </w:p>
    <w:p w:rsidR="00B51BD7" w:rsidRDefault="00EC7DB3" w:rsidP="00B51BD7">
      <w:r>
        <w:t xml:space="preserve">Questa </w:t>
      </w:r>
      <w:r w:rsidR="00E64ECF" w:rsidRPr="00EC7DB3">
        <w:rPr>
          <w:b/>
        </w:rPr>
        <w:t>stored procedure</w:t>
      </w:r>
      <w:r w:rsidR="00E64ECF">
        <w:t xml:space="preserve"> permette, nel momento in cui l’utente accede ad uno dei centri, di </w:t>
      </w:r>
      <w:r w:rsidR="00E64ECF" w:rsidRPr="00F879F7">
        <w:rPr>
          <w:i/>
        </w:rPr>
        <w:t>attribuir</w:t>
      </w:r>
      <w:r w:rsidR="00BF2AB8" w:rsidRPr="00F879F7">
        <w:rPr>
          <w:i/>
        </w:rPr>
        <w:t>gli uno degli armadietti disponibili</w:t>
      </w:r>
      <w:r w:rsidR="00BF2AB8">
        <w:t>.</w:t>
      </w:r>
      <w:r w:rsidR="00BF2AB8">
        <w:br/>
        <w:t xml:space="preserve">Vengono presi </w:t>
      </w:r>
      <w:r w:rsidR="00BF2AB8" w:rsidRPr="00F879F7">
        <w:rPr>
          <w:b/>
        </w:rPr>
        <w:t>in ingresso</w:t>
      </w:r>
      <w:r w:rsidR="00BF2AB8">
        <w:t xml:space="preserve"> </w:t>
      </w:r>
      <w:r w:rsidR="00BF2AB8" w:rsidRPr="00F879F7">
        <w:rPr>
          <w:i/>
        </w:rPr>
        <w:t>il codice fiscale</w:t>
      </w:r>
      <w:r w:rsidR="00BF2AB8">
        <w:t xml:space="preserve"> dell’utente e </w:t>
      </w:r>
      <w:r w:rsidR="00BF2AB8" w:rsidRPr="00F879F7">
        <w:rPr>
          <w:i/>
        </w:rPr>
        <w:t>il centro</w:t>
      </w:r>
      <w:r w:rsidR="00BF2AB8">
        <w:t xml:space="preserve"> nel quale vuole fare l’accesso, mentre vengono presi come </w:t>
      </w:r>
      <w:r w:rsidR="00BF2AB8" w:rsidRPr="00F879F7">
        <w:rPr>
          <w:b/>
        </w:rPr>
        <w:t>variabili d’uscita</w:t>
      </w:r>
      <w:r w:rsidR="00BF2AB8">
        <w:t xml:space="preserve"> due interi, che rappresentano </w:t>
      </w:r>
      <w:r w:rsidR="00BF2AB8" w:rsidRPr="00F879F7">
        <w:rPr>
          <w:i/>
        </w:rPr>
        <w:t>l’armadietto assegnato</w:t>
      </w:r>
      <w:r w:rsidR="00BF2AB8">
        <w:t xml:space="preserve"> e il relativo </w:t>
      </w:r>
      <w:r w:rsidR="00BF2AB8" w:rsidRPr="00F879F7">
        <w:rPr>
          <w:i/>
        </w:rPr>
        <w:t>codice di sblocco</w:t>
      </w:r>
      <w:r w:rsidR="00BF2AB8">
        <w:t>.</w:t>
      </w:r>
      <w:r w:rsidR="00BF2AB8">
        <w:br/>
        <w:t>Prima di tutto viene inserita una row contente i dati di accesso, avente valore 0 nell’attributo riguardante l’uscita (che sarà aggiornata ad 1 nel momento in cui l’utente uscirà dal centro).</w:t>
      </w:r>
      <w:r w:rsidR="00BF2AB8">
        <w:br/>
        <w:t>Con la porzione di query successiva si ottengono gli armadietti disponibili relativi a quel centro. Le row number sono state usate per poter selezionare solo uno degli armadietti disponibili e per poter mettere il suo codice identificati</w:t>
      </w:r>
      <w:r>
        <w:t xml:space="preserve">vo all’interno della variabile </w:t>
      </w:r>
      <w:r w:rsidR="00BF2AB8" w:rsidRPr="00F879F7">
        <w:rPr>
          <w:b/>
          <w:i/>
        </w:rPr>
        <w:t>armadietto</w:t>
      </w:r>
      <w:r w:rsidR="00BF2AB8">
        <w:t xml:space="preserve"> (la condizione </w:t>
      </w:r>
      <w:r w:rsidR="00092FDC">
        <w:t>“</w:t>
      </w:r>
      <w:r w:rsidR="00092FDC" w:rsidRPr="00EC7DB3">
        <w:rPr>
          <w:rFonts w:ascii="Courier New" w:hAnsi="Courier New" w:cs="Courier New"/>
        </w:rPr>
        <w:t>WHERE RowNumber=1</w:t>
      </w:r>
      <w:r w:rsidR="00092FDC">
        <w:t xml:space="preserve">” </w:t>
      </w:r>
      <w:r w:rsidR="00BF2AB8">
        <w:t>permette di scegliere il primo dei risultati, che, nel caso ci siano armadietti disponibili, esiste sempre).</w:t>
      </w:r>
      <w:r w:rsidR="00BF2AB8">
        <w:br/>
        <w:t>A questo pu</w:t>
      </w:r>
      <w:r>
        <w:t xml:space="preserve">nto, la variabile user-defined </w:t>
      </w:r>
      <w:r w:rsidRPr="00F879F7">
        <w:rPr>
          <w:b/>
          <w:i/>
        </w:rPr>
        <w:t>row_number</w:t>
      </w:r>
      <w:r w:rsidR="00BF2AB8">
        <w:t xml:space="preserve"> contiene il numero di armadietti disponibili. Pertanto, se è diversa da </w:t>
      </w:r>
      <w:r>
        <w:t>0</w:t>
      </w:r>
      <w:r w:rsidR="00BF2AB8">
        <w:t xml:space="preserve">, vuol dire che </w:t>
      </w:r>
      <w:r w:rsidR="00F879F7">
        <w:t>è presente</w:t>
      </w:r>
      <w:r w:rsidR="00BF2AB8">
        <w:t xml:space="preserve"> almeno </w:t>
      </w:r>
      <w:r w:rsidR="00F879F7">
        <w:t>un armadietto</w:t>
      </w:r>
      <w:r w:rsidR="00BF2AB8">
        <w:t xml:space="preserve"> da poter assegnare all’utente che sta facendo l’accesso. </w:t>
      </w:r>
      <w:r w:rsidR="00F879F7">
        <w:t>Attraverso</w:t>
      </w:r>
      <w:r w:rsidR="00BF2AB8">
        <w:t xml:space="preserve"> il contenuto dell’</w:t>
      </w:r>
      <w:r w:rsidR="00BF2AB8" w:rsidRPr="00F879F7">
        <w:rPr>
          <w:i/>
        </w:rPr>
        <w:t>IF</w:t>
      </w:r>
      <w:r w:rsidR="00F879F7">
        <w:t xml:space="preserve"> </w:t>
      </w:r>
      <w:r w:rsidR="00BF2AB8">
        <w:t xml:space="preserve">viene generato un numero casuale che rappresenterà il codice di sblocco. La funzione </w:t>
      </w:r>
      <w:r w:rsidR="00BF2AB8" w:rsidRPr="00F879F7">
        <w:rPr>
          <w:b/>
          <w:i/>
        </w:rPr>
        <w:t>rand()</w:t>
      </w:r>
      <w:r w:rsidR="00BF2AB8">
        <w:t xml:space="preserve"> genera</w:t>
      </w:r>
      <w:r w:rsidR="00F879F7">
        <w:t xml:space="preserve"> un double compreso tra 0 e 1, m</w:t>
      </w:r>
      <w:r w:rsidR="00BF2AB8">
        <w:t xml:space="preserve">oltiplicandolo per 1000000 e poi usando la funzione </w:t>
      </w:r>
      <w:r w:rsidR="00BF2AB8" w:rsidRPr="00F879F7">
        <w:rPr>
          <w:b/>
          <w:i/>
        </w:rPr>
        <w:t>floor()</w:t>
      </w:r>
      <w:r w:rsidR="00F879F7">
        <w:t xml:space="preserve">, </w:t>
      </w:r>
      <w:r w:rsidR="00BF2AB8">
        <w:t xml:space="preserve">che lo trasforma in un intero eliminando la parte decimale, </w:t>
      </w:r>
      <w:r w:rsidR="00F879F7">
        <w:t>si ottiene un numero a sei cifre e</w:t>
      </w:r>
      <w:r w:rsidR="00BF2AB8">
        <w:t xml:space="preserve"> </w:t>
      </w:r>
      <w:r w:rsidR="00F879F7">
        <w:t>si inserisce</w:t>
      </w:r>
      <w:r w:rsidR="00BF2AB8">
        <w:t xml:space="preserve"> all’interno della tabella </w:t>
      </w:r>
      <w:r w:rsidR="00BF2AB8" w:rsidRPr="007A5AA7">
        <w:rPr>
          <w:i/>
        </w:rPr>
        <w:t>Assegnamento</w:t>
      </w:r>
      <w:r w:rsidR="00BF2AB8">
        <w:t>.</w:t>
      </w:r>
      <w:r w:rsidR="007A5AA7" w:rsidRPr="007A5AA7">
        <w:t xml:space="preserve"> </w:t>
      </w:r>
      <w:r w:rsidR="007A5AA7">
        <w:t xml:space="preserve">L’attributo ridondante </w:t>
      </w:r>
      <w:r w:rsidR="007A5AA7" w:rsidRPr="007A5AA7">
        <w:rPr>
          <w:b/>
          <w:i/>
        </w:rPr>
        <w:t>ClientiDentro</w:t>
      </w:r>
      <w:r w:rsidR="007A5AA7">
        <w:t xml:space="preserve"> della tabella </w:t>
      </w:r>
      <w:r w:rsidR="007A5AA7" w:rsidRPr="007A5AA7">
        <w:rPr>
          <w:i/>
        </w:rPr>
        <w:t>Centro</w:t>
      </w:r>
      <w:r w:rsidR="007A5AA7">
        <w:t xml:space="preserve"> viene incrementato per poter eseguire un controllo su un successivo accesso in quel centro, che non deve essere permesso nel caso in cui sia superata la capienza massima (il codice SQL dei vincoli generici si trova nella rispettiva sezione).</w:t>
      </w:r>
      <w:r w:rsidR="00BF2AB8">
        <w:br/>
        <w:t xml:space="preserve">Infine, sempre nel caso in cui ci </w:t>
      </w:r>
      <w:r w:rsidR="00F879F7">
        <w:t>sia</w:t>
      </w:r>
      <w:r w:rsidR="00BF2AB8">
        <w:t xml:space="preserve"> almeno un armadietto disponibile, andiamo ad aggiornare l’armadietto scelto settan</w:t>
      </w:r>
      <w:r>
        <w:t xml:space="preserve">do la colonna </w:t>
      </w:r>
      <w:r w:rsidRPr="006B6204">
        <w:rPr>
          <w:b/>
          <w:i/>
        </w:rPr>
        <w:t>Occupato</w:t>
      </w:r>
      <w:r w:rsidR="00BF2AB8">
        <w:t xml:space="preserve"> a 1. Nel caso in cui, invece, non ci sia nemmeno un armadietto disponibile, verrà </w:t>
      </w:r>
      <w:r w:rsidR="00092FDC">
        <w:t xml:space="preserve">selezionata la stringa </w:t>
      </w:r>
      <w:r w:rsidR="00092FDC" w:rsidRPr="00EC7DB3">
        <w:rPr>
          <w:rFonts w:ascii="Courier New" w:hAnsi="Courier New" w:cs="Courier New"/>
        </w:rPr>
        <w:t>‘Non ci sono armadietti disponibili’</w:t>
      </w:r>
      <w:r w:rsidR="00092FDC">
        <w:t>.</w:t>
      </w:r>
      <w:r w:rsidR="00092FDC">
        <w:br/>
        <w:t>Le variabili di output prendono i valori dell’armadi</w:t>
      </w:r>
      <w:r w:rsidR="006B6204">
        <w:t>etto e del codice di sblocco</w:t>
      </w:r>
      <w:r w:rsidR="00092FDC">
        <w:t xml:space="preserve">, nel caso in cui non ci </w:t>
      </w:r>
      <w:r w:rsidR="006B6204">
        <w:t xml:space="preserve">siano armadietti </w:t>
      </w:r>
      <w:r w:rsidR="005707DB">
        <w:t>disponili</w:t>
      </w:r>
      <w:r w:rsidR="00092FDC">
        <w:t xml:space="preserve"> saranno settate a </w:t>
      </w:r>
      <w:r>
        <w:t>0</w:t>
      </w:r>
      <w:r w:rsidR="00092FDC">
        <w:t xml:space="preserve"> (il loro valore di default).</w:t>
      </w:r>
      <w:r w:rsidR="00CC6A9A">
        <w:t xml:space="preserve"> Nel momento </w:t>
      </w:r>
      <w:r w:rsidR="006B6204">
        <w:t>in cui l’utente esce dal centro,</w:t>
      </w:r>
      <w:r w:rsidR="00CC6A9A">
        <w:t xml:space="preserve"> dovr</w:t>
      </w:r>
      <w:r>
        <w:t xml:space="preserve">à essere aggiornata la colonna </w:t>
      </w:r>
      <w:r w:rsidRPr="006B6204">
        <w:rPr>
          <w:b/>
          <w:i/>
        </w:rPr>
        <w:t>Occupato</w:t>
      </w:r>
      <w:r w:rsidR="006B6204">
        <w:t xml:space="preserve"> dell’armadietto </w:t>
      </w:r>
      <w:r w:rsidR="00CC6A9A">
        <w:t>riportandola a 0.</w:t>
      </w:r>
    </w:p>
    <w:p w:rsidR="00251F9A" w:rsidRDefault="00251F9A" w:rsidP="00B3557E">
      <w:pPr>
        <w:pStyle w:val="Heading3"/>
      </w:pPr>
      <w:bookmarkStart w:id="142" w:name="_Toc498878191"/>
      <w:r>
        <w:t>Operazione 4</w:t>
      </w:r>
      <w:bookmarkEnd w:id="142"/>
    </w:p>
    <w:p w:rsidR="00EF4832" w:rsidRPr="00EF4832" w:rsidRDefault="00EF4832" w:rsidP="00DF652C">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post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lastRenderedPageBreak/>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`Progetto`.`log_post` (  </w:t>
      </w:r>
    </w:p>
    <w:p w:rsidR="00EF4832" w:rsidRPr="00EF4832" w:rsidRDefault="00EF4832" w:rsidP="00DF652C">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`Codice`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`Pubblicatore`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`Testo`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(`Codice`))  </w:t>
      </w:r>
    </w:p>
    <w:p w:rsidR="00EF4832" w:rsidRPr="00EF4832" w:rsidRDefault="00EF4832" w:rsidP="00DF652C">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DF652C">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allegato</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`Progetto`.`log_allegato` (  </w:t>
      </w:r>
    </w:p>
    <w:p w:rsidR="00EF4832" w:rsidRPr="00EF4832" w:rsidRDefault="00EF4832" w:rsidP="00DF652C">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`LinkEsterno`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(`LinkEsterno`, `Post`))  </w:t>
      </w:r>
    </w:p>
    <w:p w:rsidR="00EF4832" w:rsidRPr="00EF4832" w:rsidRDefault="00EF4832" w:rsidP="00DF652C">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DF652C">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`Progetto`.`log_risposta` (  </w:t>
      </w:r>
    </w:p>
    <w:p w:rsidR="00EF4832" w:rsidRPr="00EF4832" w:rsidRDefault="00EF4832" w:rsidP="00DF652C">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`Risposta`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(`Post`, `Risposta`))  </w:t>
      </w:r>
    </w:p>
    <w:p w:rsidR="00EF4832" w:rsidRPr="00EF4832" w:rsidRDefault="00EF4832" w:rsidP="00DF652C">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Default="005707DB" w:rsidP="00A22E3F">
      <w:r>
        <w:t xml:space="preserve">L’implementazione della stored procedure, chiamata dall’applicazione per la </w:t>
      </w:r>
      <w:r w:rsidRPr="005707DB">
        <w:rPr>
          <w:i/>
        </w:rPr>
        <w:t xml:space="preserve">visualizzazione dei post degli amici </w:t>
      </w:r>
      <w:r>
        <w:t xml:space="preserve">di un determinato utente, </w:t>
      </w:r>
      <w:r w:rsidR="007D434E">
        <w:t>avviene dopo aver analizzato le tavole dei volumi</w:t>
      </w:r>
      <w:r w:rsidR="00A25650">
        <w:t xml:space="preserve"> e</w:t>
      </w:r>
      <w:r>
        <w:t xml:space="preserve"> degli accessi</w:t>
      </w:r>
      <w:r w:rsidR="00A25650">
        <w:t xml:space="preserve"> attraverso delle</w:t>
      </w:r>
      <w:r w:rsidR="007D434E">
        <w:t xml:space="preserve"> </w:t>
      </w:r>
      <w:r w:rsidR="007D434E" w:rsidRPr="005707DB">
        <w:rPr>
          <w:b/>
        </w:rPr>
        <w:t>log table</w:t>
      </w:r>
      <w:r w:rsidR="00A25650">
        <w:t>: una per memorizzare i post</w:t>
      </w:r>
      <w:r w:rsidR="00EF4832">
        <w:t xml:space="preserve"> (</w:t>
      </w:r>
      <w:r w:rsidR="00EF4832" w:rsidRPr="005707DB">
        <w:rPr>
          <w:b/>
          <w:i/>
        </w:rPr>
        <w:t>log_post</w:t>
      </w:r>
      <w:r w:rsidR="00EF4832">
        <w:t>)</w:t>
      </w:r>
      <w:r w:rsidR="00A25650">
        <w:t xml:space="preserve">, una per memorizzare gli allegati </w:t>
      </w:r>
      <w:r w:rsidR="00EF4832">
        <w:t>(</w:t>
      </w:r>
      <w:r w:rsidR="00EF4832" w:rsidRPr="005707DB">
        <w:rPr>
          <w:b/>
          <w:i/>
        </w:rPr>
        <w:t>log_allegato</w:t>
      </w:r>
      <w:r w:rsidR="00EF4832">
        <w:t xml:space="preserve">) </w:t>
      </w:r>
      <w:r w:rsidR="00A25650">
        <w:t>e una per memorizzare le risposte</w:t>
      </w:r>
      <w:r w:rsidR="00EF4832">
        <w:t xml:space="preserve"> (</w:t>
      </w:r>
      <w:r w:rsidR="00EF4832" w:rsidRPr="005707DB">
        <w:rPr>
          <w:b/>
          <w:i/>
        </w:rPr>
        <w:t>log_risposta</w:t>
      </w:r>
      <w:r w:rsidR="00EF4832">
        <w:t>)</w:t>
      </w:r>
      <w:r w:rsidR="00A25650">
        <w:t xml:space="preserve">.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`Progetto`.`trigger_post_24_ore`;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`trigger_post_24_ore`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Post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trigger_post_24_ore"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(NEW.Codice, NEW.Pubblicatore, NEW.</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NEW.Testo);  </w:t>
      </w:r>
    </w:p>
    <w:p w:rsidR="00EF4832" w:rsidRPr="00EF4832" w:rsidRDefault="00EF4832" w:rsidP="00DF652C">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F652C">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allegati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lastRenderedPageBreak/>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`Progetto`.`trigger_allegato_24_ore`;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`trigger_allegato_24_ore`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Allegato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0000FF"/>
          <w:sz w:val="18"/>
          <w:szCs w:val="18"/>
          <w:bdr w:val="none" w:sz="0" w:space="0" w:color="auto" w:frame="1"/>
          <w:lang w:eastAsia="it-IT"/>
        </w:rPr>
        <w:t xml:space="preserve">                                                                         </w:t>
      </w:r>
      <w:r w:rsidRPr="00EF4832">
        <w:rPr>
          <w:rFonts w:ascii="Consolas" w:eastAsia="Times New Roman" w:hAnsi="Consolas" w:cs="Times New Roman"/>
          <w:color w:val="0000FF"/>
          <w:sz w:val="18"/>
          <w:szCs w:val="18"/>
          <w:bdr w:val="none" w:sz="0" w:space="0" w:color="auto" w:frame="1"/>
          <w:lang w:eastAsia="it-IT"/>
        </w:rPr>
        <w:t>trigger_allegato_24_ore"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(NEW.LinkEsterno, NEW.Post,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F652C">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risposte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IF EXISTS `Progetto`.`trigger_risposta_24_ore`;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`trigger_risposta_24_ore`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Risposta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16062D"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5C5C5C"/>
          <w:sz w:val="18"/>
          <w:szCs w:val="18"/>
          <w:lang w:eastAsia="it-IT"/>
        </w:rPr>
        <w:t xml:space="preserve">                                                                         </w:t>
      </w:r>
      <w:r w:rsidRPr="0016062D">
        <w:rPr>
          <w:rFonts w:ascii="Consolas" w:eastAsia="Times New Roman" w:hAnsi="Consolas" w:cs="Times New Roman"/>
          <w:color w:val="0000FF"/>
          <w:sz w:val="18"/>
          <w:szCs w:val="18"/>
          <w:bdr w:val="none" w:sz="0" w:space="0" w:color="auto" w:frame="1"/>
          <w:lang w:eastAsia="it-IT"/>
        </w:rPr>
        <w:t>trigger_risposta_24_ore"</w:t>
      </w:r>
      <w:r w:rsidRPr="0016062D">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(NEW.Post, NEW.Risposta,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F652C">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Aggiornamento log tables post, allegato 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EVENT IF EXISTS `Progetto`.`aggiornamento_log_post`;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EVENT `aggiornamento_log_post`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SCHEDULE EVERY 1 </w:t>
      </w:r>
      <w:r w:rsidRPr="00EF4832">
        <w:rPr>
          <w:rFonts w:ascii="Consolas" w:eastAsia="Times New Roman" w:hAnsi="Consolas" w:cs="Times New Roman"/>
          <w:color w:val="FF1493"/>
          <w:sz w:val="18"/>
          <w:szCs w:val="18"/>
          <w:bdr w:val="none" w:sz="0" w:space="0" w:color="auto" w:frame="1"/>
          <w:lang w:eastAsia="it-IT"/>
        </w:rPr>
        <w:t>DAY</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STARTS </w:t>
      </w:r>
      <w:r w:rsidRPr="00EF4832">
        <w:rPr>
          <w:rFonts w:ascii="Consolas" w:eastAsia="Times New Roman" w:hAnsi="Consolas" w:cs="Times New Roman"/>
          <w:color w:val="0000FF"/>
          <w:sz w:val="18"/>
          <w:szCs w:val="18"/>
          <w:bdr w:val="none" w:sz="0" w:space="0" w:color="auto" w:frame="1"/>
          <w:lang w:eastAsia="it-IT"/>
        </w:rPr>
        <w:t>'2017-09-19 23:59:00'</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DO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l'evento aggiornamento_usura"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lastRenderedPageBreak/>
        <w: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F652C">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0A3BB5" w:rsidRDefault="00A25650" w:rsidP="000A3BB5">
      <w:r>
        <w:t>Per la gestione d</w:t>
      </w:r>
      <w:r w:rsidR="00EF4832">
        <w:t xml:space="preserve">elle </w:t>
      </w:r>
      <w:r>
        <w:t>log table, sono stati implementati:</w:t>
      </w:r>
    </w:p>
    <w:p w:rsidR="000A3BB5" w:rsidRDefault="007D434E" w:rsidP="00DF652C">
      <w:pPr>
        <w:pStyle w:val="ListParagraph"/>
        <w:numPr>
          <w:ilvl w:val="0"/>
          <w:numId w:val="42"/>
        </w:numPr>
      </w:pPr>
      <w:r>
        <w:t xml:space="preserve">Un </w:t>
      </w:r>
      <w:r w:rsidRPr="000A3BB5">
        <w:rPr>
          <w:b/>
        </w:rPr>
        <w:t>trigger</w:t>
      </w:r>
      <w:r>
        <w:t xml:space="preserve"> </w:t>
      </w:r>
      <w:r w:rsidR="00EF4832" w:rsidRPr="000A3BB5">
        <w:rPr>
          <w:b/>
          <w:i/>
        </w:rPr>
        <w:t>trigger_post_24_or</w:t>
      </w:r>
      <w:r w:rsidR="00EF4832" w:rsidRPr="000A3BB5">
        <w:rPr>
          <w:b/>
        </w:rPr>
        <w:t>e</w:t>
      </w:r>
      <w:r w:rsidR="00C45003">
        <w:t xml:space="preserve"> </w:t>
      </w:r>
      <w:r>
        <w:t>che, ogni qualvolta viene pubblicato un post (ossia inser</w:t>
      </w:r>
      <w:r w:rsidR="00EF4832">
        <w:t xml:space="preserve">ita una row nella tabella </w:t>
      </w:r>
      <w:r w:rsidR="00EF4832" w:rsidRPr="000A3BB5">
        <w:rPr>
          <w:i/>
        </w:rPr>
        <w:t>Post</w:t>
      </w:r>
      <w:r>
        <w:t xml:space="preserve">), </w:t>
      </w:r>
      <w:r w:rsidRPr="00C26D01">
        <w:rPr>
          <w:i/>
        </w:rPr>
        <w:t>inserisce i suoi dati</w:t>
      </w:r>
      <w:r w:rsidR="00EF4832" w:rsidRPr="00C26D01">
        <w:rPr>
          <w:i/>
        </w:rPr>
        <w:t xml:space="preserve"> anche nella tabella</w:t>
      </w:r>
      <w:r w:rsidR="00EF4832">
        <w:t xml:space="preserve"> </w:t>
      </w:r>
      <w:r w:rsidR="00EF4832" w:rsidRPr="000A3BB5">
        <w:rPr>
          <w:b/>
          <w:i/>
        </w:rPr>
        <w:t>log_post</w:t>
      </w:r>
      <w:r>
        <w:t>;</w:t>
      </w:r>
    </w:p>
    <w:p w:rsidR="000A3BB5" w:rsidRDefault="00A25650" w:rsidP="00DF652C">
      <w:pPr>
        <w:pStyle w:val="ListParagraph"/>
        <w:numPr>
          <w:ilvl w:val="0"/>
          <w:numId w:val="42"/>
        </w:numPr>
      </w:pPr>
      <w:r>
        <w:t xml:space="preserve">Un </w:t>
      </w:r>
      <w:r w:rsidRPr="000A3BB5">
        <w:rPr>
          <w:b/>
        </w:rPr>
        <w:t>trigger</w:t>
      </w:r>
      <w:r>
        <w:t xml:space="preserve"> </w:t>
      </w:r>
      <w:r w:rsidR="00EF4832" w:rsidRPr="000A3BB5">
        <w:rPr>
          <w:b/>
          <w:i/>
        </w:rPr>
        <w:t>trigger_allegato_24_ore</w:t>
      </w:r>
      <w:r w:rsidR="00C45003">
        <w:t xml:space="preserve"> </w:t>
      </w:r>
      <w:r>
        <w:t xml:space="preserve">che, ogni qualvolta viene aggiunto un allegato ad un post (ossia </w:t>
      </w:r>
      <w:r w:rsidR="00EF4832">
        <w:t xml:space="preserve">inserita una row nella tabella </w:t>
      </w:r>
      <w:r w:rsidR="00EF4832" w:rsidRPr="000A3BB5">
        <w:rPr>
          <w:i/>
        </w:rPr>
        <w:t>Allegato</w:t>
      </w:r>
      <w:r>
        <w:t xml:space="preserve">), </w:t>
      </w:r>
      <w:r w:rsidRPr="00C26D01">
        <w:rPr>
          <w:i/>
        </w:rPr>
        <w:t>inserisce i</w:t>
      </w:r>
      <w:r w:rsidR="00EF4832" w:rsidRPr="00C26D01">
        <w:rPr>
          <w:i/>
        </w:rPr>
        <w:t xml:space="preserve"> suoi dati anche nella tabella</w:t>
      </w:r>
      <w:r w:rsidR="00EF4832">
        <w:t xml:space="preserve"> </w:t>
      </w:r>
      <w:r w:rsidR="00EF4832" w:rsidRPr="000A3BB5">
        <w:rPr>
          <w:b/>
          <w:i/>
        </w:rPr>
        <w:t>log_allegato</w:t>
      </w:r>
      <w:r w:rsidR="000A3BB5">
        <w:t>;</w:t>
      </w:r>
    </w:p>
    <w:p w:rsidR="000A3BB5" w:rsidRDefault="00A25650" w:rsidP="00DF652C">
      <w:pPr>
        <w:pStyle w:val="ListParagraph"/>
        <w:numPr>
          <w:ilvl w:val="0"/>
          <w:numId w:val="42"/>
        </w:numPr>
      </w:pPr>
      <w:r>
        <w:t xml:space="preserve">Un </w:t>
      </w:r>
      <w:r w:rsidRPr="000A3BB5">
        <w:rPr>
          <w:b/>
        </w:rPr>
        <w:t>trigger</w:t>
      </w:r>
      <w:r>
        <w:t xml:space="preserve"> </w:t>
      </w:r>
      <w:r w:rsidR="00C45003" w:rsidRPr="000A3BB5">
        <w:rPr>
          <w:b/>
          <w:i/>
        </w:rPr>
        <w:t>tri</w:t>
      </w:r>
      <w:r w:rsidR="00EF4832" w:rsidRPr="000A3BB5">
        <w:rPr>
          <w:b/>
          <w:i/>
        </w:rPr>
        <w:t>gger_risposta_24_ore</w:t>
      </w:r>
      <w:r w:rsidR="00C45003">
        <w:t xml:space="preserve"> </w:t>
      </w:r>
      <w:r>
        <w:t xml:space="preserve">che, ogni qualvolta </w:t>
      </w:r>
      <w:r w:rsidR="00C45003">
        <w:t xml:space="preserve">un post viene pubblicato come risposta (ossia </w:t>
      </w:r>
      <w:r w:rsidR="00EF4832">
        <w:t xml:space="preserve">inserita una row nella tabella </w:t>
      </w:r>
      <w:r w:rsidR="00EF4832" w:rsidRPr="000A3BB5">
        <w:rPr>
          <w:i/>
        </w:rPr>
        <w:t>Risposta</w:t>
      </w:r>
      <w:r w:rsidR="00C45003">
        <w:t xml:space="preserve">), </w:t>
      </w:r>
      <w:r w:rsidR="00C45003" w:rsidRPr="00C26D01">
        <w:rPr>
          <w:i/>
        </w:rPr>
        <w:t>inserisce i</w:t>
      </w:r>
      <w:r w:rsidR="00EF4832" w:rsidRPr="00C26D01">
        <w:rPr>
          <w:i/>
        </w:rPr>
        <w:t xml:space="preserve"> suoi dati anche nella tabella</w:t>
      </w:r>
      <w:r w:rsidR="00EF4832">
        <w:t xml:space="preserve"> </w:t>
      </w:r>
      <w:r w:rsidR="00EF4832" w:rsidRPr="000A3BB5">
        <w:rPr>
          <w:b/>
          <w:i/>
        </w:rPr>
        <w:t>log_risposta</w:t>
      </w:r>
      <w:r w:rsidR="00C45003">
        <w:t>;</w:t>
      </w:r>
    </w:p>
    <w:p w:rsidR="00C45003" w:rsidRDefault="007D434E" w:rsidP="00DF652C">
      <w:pPr>
        <w:pStyle w:val="ListParagraph"/>
        <w:numPr>
          <w:ilvl w:val="0"/>
          <w:numId w:val="42"/>
        </w:numPr>
      </w:pPr>
      <w:r>
        <w:t xml:space="preserve">Un </w:t>
      </w:r>
      <w:r w:rsidRPr="000A3BB5">
        <w:rPr>
          <w:b/>
        </w:rPr>
        <w:t xml:space="preserve">event </w:t>
      </w:r>
      <w:r w:rsidR="00EF4832" w:rsidRPr="000A3BB5">
        <w:rPr>
          <w:b/>
          <w:i/>
        </w:rPr>
        <w:t>aggiornamento_log_post</w:t>
      </w:r>
      <w:r w:rsidR="00C45003">
        <w:t xml:space="preserve"> </w:t>
      </w:r>
      <w:r>
        <w:t xml:space="preserve">che, ogni sera alle 23:59:00, </w:t>
      </w:r>
      <w:r w:rsidRPr="00C26D01">
        <w:rPr>
          <w:i/>
        </w:rPr>
        <w:t>elimina dalla log table i post</w:t>
      </w:r>
      <w:r w:rsidR="00C45003" w:rsidRPr="00C26D01">
        <w:rPr>
          <w:i/>
        </w:rPr>
        <w:t>, gli allegati e le risposte</w:t>
      </w:r>
      <w:r w:rsidRPr="00C26D01">
        <w:rPr>
          <w:i/>
        </w:rPr>
        <w:t xml:space="preserve"> pu</w:t>
      </w:r>
      <w:r w:rsidR="00C45003" w:rsidRPr="00C26D01">
        <w:rPr>
          <w:i/>
        </w:rPr>
        <w:t>bblicati nei giorni precedenti</w:t>
      </w:r>
      <w:r w:rsidR="00C45003">
        <w:t>.</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post amici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`Progetto`.`post_amici`;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`post_amici`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cliente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Amicizia A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(LP.Pubblicatore=A.Richiedente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A.Ricevente=cliente)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OR</w:t>
      </w:r>
      <w:r w:rsidRPr="00EF4832">
        <w:rPr>
          <w:rFonts w:ascii="Consolas" w:eastAsia="Times New Roman" w:hAnsi="Consolas" w:cs="Times New Roman"/>
          <w:color w:val="000000"/>
          <w:sz w:val="18"/>
          <w:szCs w:val="18"/>
          <w:bdr w:val="none" w:sz="0" w:space="0" w:color="auto" w:frame="1"/>
          <w:lang w:eastAsia="it-IT"/>
        </w:rPr>
        <w:t> (LP.Pubblicatore=A.Ricevente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A.Richiedente=cliente)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LP.Pubblicatore&lt;&gt;cliente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&gt;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 INTERVAL 24 </w:t>
      </w:r>
      <w:r w:rsidRPr="00EF4832">
        <w:rPr>
          <w:rFonts w:ascii="Consolas" w:eastAsia="Times New Roman" w:hAnsi="Consolas" w:cs="Times New Roman"/>
          <w:b/>
          <w:bCs/>
          <w:color w:val="006699"/>
          <w:sz w:val="18"/>
          <w:szCs w:val="18"/>
          <w:bdr w:val="none" w:sz="0" w:space="0" w:color="auto" w:frame="1"/>
          <w:lang w:val="en-US" w:eastAsia="it-IT"/>
        </w:rPr>
        <w:t>HOUR</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A.Stato=</w:t>
      </w:r>
      <w:r w:rsidRPr="00EF4832">
        <w:rPr>
          <w:rFonts w:ascii="Consolas" w:eastAsia="Times New Roman" w:hAnsi="Consolas" w:cs="Times New Roman"/>
          <w:color w:val="0000FF"/>
          <w:sz w:val="18"/>
          <w:szCs w:val="18"/>
          <w:bdr w:val="none" w:sz="0" w:space="0" w:color="auto" w:frame="1"/>
          <w:lang w:eastAsia="it-IT"/>
        </w:rPr>
        <w:t>'Accettata'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ORDER</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BY</w:t>
      </w: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DESC</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F652C">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F652C">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allegati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`Progetto`.`allegati_post_24_ore`;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`allegati_post_24_ore`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lastRenderedPageBreak/>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LA.LinkEsterno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LA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LA.Post=post;  </w:t>
      </w:r>
    </w:p>
    <w:p w:rsidR="00EF4832" w:rsidRPr="00EF4832" w:rsidRDefault="00EF4832" w:rsidP="00DF652C">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F652C">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risposte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IF EXISTS `Progetto`.`ottieni_risposte_24_ore`;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`ottieni_risposte_24_ore`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LR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LR.Risposta=LP.Codice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LR.Post=post;  </w:t>
      </w:r>
    </w:p>
    <w:p w:rsidR="00EF4832" w:rsidRPr="00EF4832" w:rsidRDefault="00EF4832" w:rsidP="00DF652C">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F652C">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0A3BB5" w:rsidRDefault="00EF4832" w:rsidP="000A3BB5">
      <w:r>
        <w:t xml:space="preserve">Sono state, poi, create tre </w:t>
      </w:r>
      <w:r w:rsidRPr="000A3BB5">
        <w:rPr>
          <w:b/>
        </w:rPr>
        <w:t>stored procedure</w:t>
      </w:r>
      <w:r w:rsidR="00C45003">
        <w:t xml:space="preserve"> per la gesti</w:t>
      </w:r>
      <w:r>
        <w:t>one dei dati raccolti nelle log table:</w:t>
      </w:r>
    </w:p>
    <w:p w:rsidR="000A3BB5" w:rsidRDefault="00EF4832" w:rsidP="00DF652C">
      <w:pPr>
        <w:pStyle w:val="ListParagraph"/>
        <w:numPr>
          <w:ilvl w:val="0"/>
          <w:numId w:val="41"/>
        </w:numPr>
      </w:pPr>
      <w:r>
        <w:t xml:space="preserve">In </w:t>
      </w:r>
      <w:r w:rsidRPr="000A3BB5">
        <w:rPr>
          <w:b/>
          <w:i/>
        </w:rPr>
        <w:t>post_amici</w:t>
      </w:r>
      <w:r w:rsidR="007D434E">
        <w:t xml:space="preserve"> vengono </w:t>
      </w:r>
      <w:r w:rsidR="007D434E" w:rsidRPr="00C26D01">
        <w:rPr>
          <w:i/>
        </w:rPr>
        <w:t>selezionati dalla log table solo i post pubblicati dagli amici</w:t>
      </w:r>
      <w:r w:rsidR="007D434E">
        <w:t>: per farlo, si impone che il post sia pubblicato o dal richiedente o dal ricevente dell’amicizia</w:t>
      </w:r>
      <w:r w:rsidR="000A3BB5">
        <w:t xml:space="preserve"> (</w:t>
      </w:r>
      <w:r w:rsidR="007D434E">
        <w:t>non possiamo sapere a priori se il cliente che sta cercando i post sia</w:t>
      </w:r>
      <w:r w:rsidR="000A3BB5">
        <w:t xml:space="preserve"> nelle amicizie di</w:t>
      </w:r>
      <w:r w:rsidR="007D434E">
        <w:t xml:space="preserve"> colui che ha fatto la richiesta o </w:t>
      </w:r>
      <w:r w:rsidR="000A3BB5">
        <w:t xml:space="preserve">di colui che </w:t>
      </w:r>
      <w:r w:rsidR="007D434E">
        <w:t>l’ha ricevuta</w:t>
      </w:r>
      <w:r w:rsidR="000A3BB5">
        <w:t>)</w:t>
      </w:r>
      <w:r w:rsidR="007D434E">
        <w:t xml:space="preserve">. </w:t>
      </w:r>
      <w:r w:rsidR="000A3BB5">
        <w:t>Successivamente</w:t>
      </w:r>
      <w:r w:rsidR="007D434E">
        <w:t xml:space="preserve"> si controlla che il pubbli</w:t>
      </w:r>
      <w:r w:rsidR="00C45003">
        <w:t xml:space="preserve">catore non sia l’utente stesso. </w:t>
      </w:r>
      <w:r w:rsidR="0044406D">
        <w:t>Il controllo sulla pubblicazione nelle ultime 24 ore (‘</w:t>
      </w:r>
      <w:r w:rsidR="0044406D" w:rsidRPr="000A3BB5">
        <w:rPr>
          <w:rFonts w:ascii="Courier New" w:hAnsi="Courier New" w:cs="Courier New"/>
        </w:rPr>
        <w:t>LP.Timestamp &gt; (CURRENT_TIMESTAMP – INTERVAL 24 HOUR)</w:t>
      </w:r>
      <w:r w:rsidR="00A22E3F">
        <w:t>’</w:t>
      </w:r>
      <w:r w:rsidR="0044406D">
        <w:t xml:space="preserve">) è sicuramente molto più veloce </w:t>
      </w:r>
      <w:r w:rsidR="007C7959">
        <w:t>perché</w:t>
      </w:r>
      <w:r w:rsidR="0044406D">
        <w:t xml:space="preserve"> i post possono, al massimo, essere quelli pubblicati dopo le 23:59:00 di due giorni prima. Senza l’utilizzo delle log table, invece, il controllo avrebbe dovuto includere tutti i post pubblicat</w:t>
      </w:r>
      <w:r w:rsidR="00C45003">
        <w:t xml:space="preserve">i da quando esiste il database. </w:t>
      </w:r>
      <w:r w:rsidR="000A3BB5">
        <w:t>Infine</w:t>
      </w:r>
      <w:r w:rsidR="0044406D">
        <w:t xml:space="preserve"> è stato </w:t>
      </w:r>
      <w:r w:rsidR="000A3BB5">
        <w:t>scelto un ordinamento</w:t>
      </w:r>
      <w:r w:rsidR="0044406D">
        <w:t xml:space="preserve"> </w:t>
      </w:r>
      <w:r w:rsidR="007C7959">
        <w:t>decrescente</w:t>
      </w:r>
      <w:r w:rsidR="0044406D">
        <w:t xml:space="preserve"> per visualizzare prima i post più recenti.</w:t>
      </w:r>
    </w:p>
    <w:p w:rsidR="000A3BB5" w:rsidRDefault="00EF4832" w:rsidP="00DF652C">
      <w:pPr>
        <w:pStyle w:val="ListParagraph"/>
        <w:numPr>
          <w:ilvl w:val="0"/>
          <w:numId w:val="41"/>
        </w:numPr>
      </w:pPr>
      <w:r>
        <w:t xml:space="preserve">In </w:t>
      </w:r>
      <w:r w:rsidRPr="007747F4">
        <w:rPr>
          <w:b/>
          <w:i/>
        </w:rPr>
        <w:t>allegati_post_24_ore</w:t>
      </w:r>
      <w:r w:rsidR="00C45003">
        <w:t>, procedura che sarà chiamata dall’applicazione nel momento in cui l’utente seleziona un determinato post</w:t>
      </w:r>
      <w:r w:rsidR="00F22D44">
        <w:t xml:space="preserve"> pubblicato dagli amici nelle ultime 24 ore</w:t>
      </w:r>
      <w:r w:rsidR="00C45003">
        <w:t xml:space="preserve">, vengono </w:t>
      </w:r>
      <w:r w:rsidR="007C7959" w:rsidRPr="00C26D01">
        <w:rPr>
          <w:i/>
        </w:rPr>
        <w:t>visualizzati</w:t>
      </w:r>
      <w:r w:rsidR="00C45003" w:rsidRPr="00C26D01">
        <w:rPr>
          <w:i/>
        </w:rPr>
        <w:t xml:space="preserve"> gli allegati relativi ad un determinato pos</w:t>
      </w:r>
      <w:r w:rsidRPr="00C26D01">
        <w:rPr>
          <w:i/>
        </w:rPr>
        <w:t>t</w:t>
      </w:r>
      <w:r>
        <w:t xml:space="preserve">, prendendoli </w:t>
      </w:r>
      <w:r w:rsidR="000A3BB5">
        <w:t>dalla log table log_allegato.</w:t>
      </w:r>
    </w:p>
    <w:p w:rsidR="00A22E3F" w:rsidRDefault="00EF4832" w:rsidP="00DF652C">
      <w:pPr>
        <w:pStyle w:val="ListParagraph"/>
        <w:numPr>
          <w:ilvl w:val="0"/>
          <w:numId w:val="41"/>
        </w:numPr>
      </w:pPr>
      <w:r>
        <w:t xml:space="preserve">In </w:t>
      </w:r>
      <w:r w:rsidRPr="007747F4">
        <w:rPr>
          <w:b/>
          <w:i/>
        </w:rPr>
        <w:t>ottieni_risposte_24_ore</w:t>
      </w:r>
      <w:r>
        <w:t>,</w:t>
      </w:r>
      <w:r w:rsidR="00F22D44">
        <w:t xml:space="preserve"> anch’essa procedura che sarà chiamata dall’applicazione nel momento in cui l’utente seleziona un determinato post pubblicato dagli amici nelle ultime 24 ore, vengono </w:t>
      </w:r>
      <w:r w:rsidR="00F22D44" w:rsidRPr="00C26D01">
        <w:rPr>
          <w:i/>
        </w:rPr>
        <w:t>visualizzate le risposte relative a quel post</w:t>
      </w:r>
      <w:r w:rsidR="00F22D44">
        <w:t xml:space="preserve">. Sicuramente le risposte sono state pubblicate nelle ultime 24 ore e quindi la loro ricerca all’interno </w:t>
      </w:r>
      <w:r w:rsidR="00FF43D5">
        <w:t xml:space="preserve">della log table </w:t>
      </w:r>
      <w:r w:rsidR="00FF43D5" w:rsidRPr="007E7759">
        <w:rPr>
          <w:i/>
        </w:rPr>
        <w:t>log_risposta</w:t>
      </w:r>
      <w:r w:rsidR="00F22D44">
        <w:t xml:space="preserve"> è molto più veloce rispetto alla ricerca in t</w:t>
      </w:r>
      <w:r w:rsidR="00FF43D5">
        <w:t>utte le risposte della tabella Risposta</w:t>
      </w:r>
      <w:r w:rsidR="00F22D44">
        <w:t>.</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Ricerca post di cui conosciamo una risposta</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F43D5">
        <w:rPr>
          <w:rFonts w:ascii="Consolas" w:eastAsia="Times New Roman" w:hAnsi="Consolas" w:cs="Times New Roman"/>
          <w:b/>
          <w:bCs/>
          <w:color w:val="006699"/>
          <w:sz w:val="18"/>
          <w:szCs w:val="18"/>
          <w:bdr w:val="none" w:sz="0" w:space="0" w:color="auto" w:frame="1"/>
          <w:lang w:val="en-US" w:eastAsia="it-IT"/>
        </w:rPr>
        <w:t>DROP</w:t>
      </w:r>
      <w:r w:rsidRPr="00FF43D5">
        <w:rPr>
          <w:rFonts w:ascii="Consolas" w:eastAsia="Times New Roman" w:hAnsi="Consolas" w:cs="Times New Roman"/>
          <w:color w:val="000000"/>
          <w:sz w:val="18"/>
          <w:szCs w:val="18"/>
          <w:bdr w:val="none" w:sz="0" w:space="0" w:color="auto" w:frame="1"/>
          <w:lang w:val="en-US" w:eastAsia="it-IT"/>
        </w:rPr>
        <w:t> </w:t>
      </w:r>
      <w:r w:rsidRPr="00FF43D5">
        <w:rPr>
          <w:rFonts w:ascii="Consolas" w:eastAsia="Times New Roman" w:hAnsi="Consolas" w:cs="Times New Roman"/>
          <w:b/>
          <w:bCs/>
          <w:color w:val="006699"/>
          <w:sz w:val="18"/>
          <w:szCs w:val="18"/>
          <w:bdr w:val="none" w:sz="0" w:space="0" w:color="auto" w:frame="1"/>
          <w:lang w:val="en-US" w:eastAsia="it-IT"/>
        </w:rPr>
        <w:t>PROCEDURE</w:t>
      </w:r>
      <w:r w:rsidRPr="00FF43D5">
        <w:rPr>
          <w:rFonts w:ascii="Consolas" w:eastAsia="Times New Roman" w:hAnsi="Consolas" w:cs="Times New Roman"/>
          <w:color w:val="000000"/>
          <w:sz w:val="18"/>
          <w:szCs w:val="18"/>
          <w:bdr w:val="none" w:sz="0" w:space="0" w:color="auto" w:frame="1"/>
          <w:lang w:val="en-US" w:eastAsia="it-IT"/>
        </w:rPr>
        <w:t> IF EXISTS `Progetto`.`ottieni_post_originario`;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USE `Progetto`$$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b/>
          <w:bCs/>
          <w:color w:val="006699"/>
          <w:sz w:val="18"/>
          <w:szCs w:val="18"/>
          <w:bdr w:val="none" w:sz="0" w:space="0" w:color="auto" w:frame="1"/>
          <w:lang w:eastAsia="it-IT"/>
        </w:rPr>
        <w:lastRenderedPageBreak/>
        <w:t>CREATE</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PROCEDURE</w:t>
      </w:r>
      <w:r w:rsidRPr="00FF43D5">
        <w:rPr>
          <w:rFonts w:ascii="Consolas" w:eastAsia="Times New Roman" w:hAnsi="Consolas" w:cs="Times New Roman"/>
          <w:color w:val="000000"/>
          <w:sz w:val="18"/>
          <w:szCs w:val="18"/>
          <w:bdr w:val="none" w:sz="0" w:space="0" w:color="auto" w:frame="1"/>
          <w:lang w:eastAsia="it-IT"/>
        </w:rPr>
        <w:t> `ottieni_post_originario` (</w:t>
      </w:r>
      <w:r w:rsidRPr="00FF43D5">
        <w:rPr>
          <w:rFonts w:ascii="Consolas" w:eastAsia="Times New Roman" w:hAnsi="Consolas" w:cs="Times New Roman"/>
          <w:color w:val="808080"/>
          <w:sz w:val="18"/>
          <w:szCs w:val="18"/>
          <w:bdr w:val="none" w:sz="0" w:space="0" w:color="auto" w:frame="1"/>
          <w:lang w:eastAsia="it-IT"/>
        </w:rPr>
        <w:t>IN</w:t>
      </w:r>
      <w:r w:rsidRPr="00FF43D5">
        <w:rPr>
          <w:rFonts w:ascii="Consolas" w:eastAsia="Times New Roman" w:hAnsi="Consolas" w:cs="Times New Roman"/>
          <w:color w:val="000000"/>
          <w:sz w:val="18"/>
          <w:szCs w:val="18"/>
          <w:bdr w:val="none" w:sz="0" w:space="0" w:color="auto" w:frame="1"/>
          <w:lang w:eastAsia="it-IT"/>
        </w:rPr>
        <w:t> post </w:t>
      </w:r>
      <w:r w:rsidRPr="00FF43D5">
        <w:rPr>
          <w:rFonts w:ascii="Consolas" w:eastAsia="Times New Roman" w:hAnsi="Consolas" w:cs="Times New Roman"/>
          <w:b/>
          <w:bCs/>
          <w:color w:val="006699"/>
          <w:sz w:val="18"/>
          <w:szCs w:val="18"/>
          <w:bdr w:val="none" w:sz="0" w:space="0" w:color="auto" w:frame="1"/>
          <w:lang w:eastAsia="it-IT"/>
        </w:rPr>
        <w:t>INT</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DECLARE</w:t>
      </w:r>
      <w:r w:rsidRPr="00FF43D5">
        <w:rPr>
          <w:rFonts w:ascii="Consolas" w:eastAsia="Times New Roman" w:hAnsi="Consolas" w:cs="Times New Roman"/>
          <w:color w:val="000000"/>
          <w:sz w:val="18"/>
          <w:szCs w:val="18"/>
          <w:bdr w:val="none" w:sz="0" w:space="0" w:color="auto" w:frame="1"/>
          <w:lang w:eastAsia="it-IT"/>
        </w:rPr>
        <w:t> EXIT HANDLER </w:t>
      </w:r>
      <w:r w:rsidRPr="00FF43D5">
        <w:rPr>
          <w:rFonts w:ascii="Consolas" w:eastAsia="Times New Roman" w:hAnsi="Consolas" w:cs="Times New Roman"/>
          <w:b/>
          <w:bCs/>
          <w:color w:val="006699"/>
          <w:sz w:val="18"/>
          <w:szCs w:val="18"/>
          <w:bdr w:val="none" w:sz="0" w:space="0" w:color="auto" w:frame="1"/>
          <w:lang w:eastAsia="it-IT"/>
        </w:rPr>
        <w:t>FOR</w:t>
      </w:r>
      <w:r w:rsidRPr="00FF43D5">
        <w:rPr>
          <w:rFonts w:ascii="Consolas" w:eastAsia="Times New Roman" w:hAnsi="Consolas" w:cs="Times New Roman"/>
          <w:color w:val="000000"/>
          <w:sz w:val="18"/>
          <w:szCs w:val="18"/>
          <w:bdr w:val="none" w:sz="0" w:space="0" w:color="auto" w:frame="1"/>
          <w:lang w:eastAsia="it-IT"/>
        </w:rPr>
        <w:t> SQLEXCEPTION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ROLLBACK</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0000FF"/>
          <w:sz w:val="18"/>
          <w:szCs w:val="18"/>
          <w:bdr w:val="none" w:sz="0" w:space="0" w:color="auto" w:frame="1"/>
          <w:lang w:eastAsia="it-IT"/>
        </w:rPr>
        <w:t>"Si e' verificato un errore!"</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P.*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FROM</w:t>
      </w:r>
      <w:r w:rsidRPr="00FF43D5">
        <w:rPr>
          <w:rFonts w:ascii="Consolas" w:eastAsia="Times New Roman" w:hAnsi="Consolas" w:cs="Times New Roman"/>
          <w:color w:val="000000"/>
          <w:sz w:val="18"/>
          <w:szCs w:val="18"/>
          <w:bdr w:val="none" w:sz="0" w:space="0" w:color="auto" w:frame="1"/>
          <w:lang w:eastAsia="it-IT"/>
        </w:rPr>
        <w:t> log_risposta LR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INNER</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808080"/>
          <w:sz w:val="18"/>
          <w:szCs w:val="18"/>
          <w:bdr w:val="none" w:sz="0" w:space="0" w:color="auto" w:frame="1"/>
          <w:lang w:eastAsia="it-IT"/>
        </w:rPr>
        <w:t>JOIN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Post P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ON</w:t>
      </w:r>
      <w:r w:rsidRPr="00FF43D5">
        <w:rPr>
          <w:rFonts w:ascii="Consolas" w:eastAsia="Times New Roman" w:hAnsi="Consolas" w:cs="Times New Roman"/>
          <w:color w:val="000000"/>
          <w:sz w:val="18"/>
          <w:szCs w:val="18"/>
          <w:bdr w:val="none" w:sz="0" w:space="0" w:color="auto" w:frame="1"/>
          <w:lang w:eastAsia="it-IT"/>
        </w:rPr>
        <w:t> LR.Post=P.Codice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WHERE</w:t>
      </w:r>
      <w:r w:rsidRPr="00FF43D5">
        <w:rPr>
          <w:rFonts w:ascii="Consolas" w:eastAsia="Times New Roman" w:hAnsi="Consolas" w:cs="Times New Roman"/>
          <w:color w:val="000000"/>
          <w:sz w:val="18"/>
          <w:szCs w:val="18"/>
          <w:bdr w:val="none" w:sz="0" w:space="0" w:color="auto" w:frame="1"/>
          <w:lang w:eastAsia="it-IT"/>
        </w:rPr>
        <w:t> LR.Risposta=post;  </w:t>
      </w:r>
    </w:p>
    <w:p w:rsidR="00FF43D5" w:rsidRPr="00FF43D5" w:rsidRDefault="00FF43D5" w:rsidP="00DF652C">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  </w:t>
      </w:r>
    </w:p>
    <w:p w:rsidR="00FF43D5" w:rsidRPr="00FF43D5" w:rsidRDefault="00FF43D5" w:rsidP="00DF652C">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22D44" w:rsidRDefault="007E7759" w:rsidP="00A22E3F">
      <w:r>
        <w:t xml:space="preserve">Inoltre </w:t>
      </w:r>
      <w:r w:rsidR="00FF43D5">
        <w:t xml:space="preserve">è stata aggiunta una </w:t>
      </w:r>
      <w:r w:rsidR="00FF43D5" w:rsidRPr="00FF43D5">
        <w:rPr>
          <w:b/>
        </w:rPr>
        <w:t>stored procedure</w:t>
      </w:r>
      <w:r>
        <w:t xml:space="preserve"> </w:t>
      </w:r>
      <w:r w:rsidR="00FF43D5" w:rsidRPr="007E7759">
        <w:rPr>
          <w:b/>
          <w:i/>
        </w:rPr>
        <w:t>ottieni_post_originario</w:t>
      </w:r>
      <w:r>
        <w:t xml:space="preserve"> </w:t>
      </w:r>
      <w:r w:rsidR="00F22D44">
        <w:t xml:space="preserve">che, poichè i post degli amici pubblicati nelle ultime 24 ore e visualizzati dall’utente potrebbero essere delle risposte ad altri post, </w:t>
      </w:r>
      <w:r w:rsidR="00F22D44" w:rsidRPr="00C26D01">
        <w:rPr>
          <w:i/>
        </w:rPr>
        <w:t>permette di risalire a quello che era il post originario di un eventuale post di risposta</w:t>
      </w:r>
      <w:r w:rsidR="00F22D44">
        <w:t xml:space="preserve"> (dato come valore in ingresso). Questa ricerca dovrà essere fatta in tutti i post nel database non potendo essere a conoscenza della data di pubblicazione del post originario.</w:t>
      </w:r>
    </w:p>
    <w:p w:rsidR="0044406D" w:rsidRDefault="0044406D" w:rsidP="00B3557E">
      <w:pPr>
        <w:pStyle w:val="Heading3"/>
      </w:pPr>
      <w:bookmarkStart w:id="143" w:name="_Toc498878192"/>
      <w:r>
        <w:t>Operazione 5</w:t>
      </w:r>
      <w:bookmarkEnd w:id="143"/>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Ricerca corsi</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DROP</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IF EXISTS `Progetto`.`ricerca_corsi`;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CREATE</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`Progetto`.`ricerca_corsi` (</w:t>
      </w:r>
      <w:r w:rsidRPr="0050590D">
        <w:rPr>
          <w:rFonts w:ascii="Consolas" w:eastAsia="Times New Roman" w:hAnsi="Consolas" w:cs="Times New Roman"/>
          <w:color w:val="808080"/>
          <w:sz w:val="18"/>
          <w:szCs w:val="18"/>
          <w:bdr w:val="none" w:sz="0" w:space="0" w:color="auto" w:frame="1"/>
          <w:lang w:eastAsia="it-IT"/>
        </w:rPr>
        <w:t>IN</w:t>
      </w:r>
      <w:r w:rsidRPr="0050590D">
        <w:rPr>
          <w:rFonts w:ascii="Consolas" w:eastAsia="Times New Roman" w:hAnsi="Consolas" w:cs="Times New Roman"/>
          <w:color w:val="000000"/>
          <w:sz w:val="18"/>
          <w:szCs w:val="18"/>
          <w:bdr w:val="none" w:sz="0" w:space="0" w:color="auto" w:frame="1"/>
          <w:lang w:eastAsia="it-IT"/>
        </w:rPr>
        <w:t> centro </w:t>
      </w:r>
      <w:r w:rsidRPr="0050590D">
        <w:rPr>
          <w:rFonts w:ascii="Consolas" w:eastAsia="Times New Roman" w:hAnsi="Consolas" w:cs="Times New Roman"/>
          <w:b/>
          <w:bCs/>
          <w:color w:val="006699"/>
          <w:sz w:val="18"/>
          <w:szCs w:val="18"/>
          <w:bdr w:val="none" w:sz="0" w:space="0" w:color="auto" w:frame="1"/>
          <w:lang w:eastAsia="it-IT"/>
        </w:rPr>
        <w:t>INT</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DECLARE</w:t>
      </w:r>
      <w:r w:rsidRPr="0050590D">
        <w:rPr>
          <w:rFonts w:ascii="Consolas" w:eastAsia="Times New Roman" w:hAnsi="Consolas" w:cs="Times New Roman"/>
          <w:color w:val="000000"/>
          <w:sz w:val="18"/>
          <w:szCs w:val="18"/>
          <w:bdr w:val="none" w:sz="0" w:space="0" w:color="auto" w:frame="1"/>
          <w:lang w:eastAsia="it-IT"/>
        </w:rPr>
        <w:t> EXIT HANDLER </w:t>
      </w:r>
      <w:r w:rsidRPr="0050590D">
        <w:rPr>
          <w:rFonts w:ascii="Consolas" w:eastAsia="Times New Roman" w:hAnsi="Consolas" w:cs="Times New Roman"/>
          <w:b/>
          <w:bCs/>
          <w:color w:val="006699"/>
          <w:sz w:val="18"/>
          <w:szCs w:val="18"/>
          <w:bdr w:val="none" w:sz="0" w:space="0" w:color="auto" w:frame="1"/>
          <w:lang w:eastAsia="it-IT"/>
        </w:rPr>
        <w:t>FOR</w:t>
      </w:r>
      <w:r w:rsidRPr="0050590D">
        <w:rPr>
          <w:rFonts w:ascii="Consolas" w:eastAsia="Times New Roman" w:hAnsi="Consolas" w:cs="Times New Roman"/>
          <w:color w:val="000000"/>
          <w:sz w:val="18"/>
          <w:szCs w:val="18"/>
          <w:bdr w:val="none" w:sz="0" w:space="0" w:color="auto" w:frame="1"/>
          <w:lang w:eastAsia="it-IT"/>
        </w:rPr>
        <w:t> SQLEXCEPTION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ROLLBACK</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0000FF"/>
          <w:sz w:val="18"/>
          <w:szCs w:val="18"/>
          <w:bdr w:val="none" w:sz="0" w:space="0" w:color="auto" w:frame="1"/>
          <w:lang w:eastAsia="it-IT"/>
        </w:rPr>
        <w:t>"Si e' verificato un errore!"</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C.Codice, C.Nome, C.Livello, C.DataInizio, C.DataFine, </w:t>
      </w:r>
      <w:r w:rsidR="0016062D">
        <w:rPr>
          <w:rFonts w:ascii="Consolas" w:eastAsia="Times New Roman" w:hAnsi="Consolas" w:cs="Times New Roman"/>
          <w:color w:val="000000"/>
          <w:sz w:val="18"/>
          <w:szCs w:val="18"/>
          <w:bdr w:val="none" w:sz="0" w:space="0" w:color="auto" w:frame="1"/>
          <w:lang w:eastAsia="it-IT"/>
        </w:rPr>
        <w:t xml:space="preserve">                                            CC.GiornoSettimana, </w:t>
      </w:r>
      <w:r w:rsidRPr="0050590D">
        <w:rPr>
          <w:rFonts w:ascii="Consolas" w:eastAsia="Times New Roman" w:hAnsi="Consolas" w:cs="Times New Roman"/>
          <w:color w:val="000000"/>
          <w:sz w:val="18"/>
          <w:szCs w:val="18"/>
          <w:bdr w:val="none" w:sz="0" w:space="0" w:color="auto" w:frame="1"/>
          <w:lang w:eastAsia="it-IT"/>
        </w:rPr>
        <w:t>CC.OrarioInizio, CC.Durata, CC.Sala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FROM</w:t>
      </w:r>
      <w:r w:rsidRPr="0050590D">
        <w:rPr>
          <w:rFonts w:ascii="Consolas" w:eastAsia="Times New Roman" w:hAnsi="Consolas" w:cs="Times New Roman"/>
          <w:color w:val="000000"/>
          <w:sz w:val="18"/>
          <w:szCs w:val="18"/>
          <w:bdr w:val="none" w:sz="0" w:space="0" w:color="auto" w:frame="1"/>
          <w:lang w:eastAsia="it-IT"/>
        </w:rPr>
        <w:t> Corso C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INNER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808080"/>
          <w:sz w:val="18"/>
          <w:szCs w:val="18"/>
          <w:bdr w:val="none" w:sz="0" w:space="0" w:color="auto" w:frame="1"/>
          <w:lang w:eastAsia="it-IT"/>
        </w:rPr>
        <w:t>JOIN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Calendario_corso CC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ON</w:t>
      </w:r>
      <w:r w:rsidRPr="0050590D">
        <w:rPr>
          <w:rFonts w:ascii="Consolas" w:eastAsia="Times New Roman" w:hAnsi="Consolas" w:cs="Times New Roman"/>
          <w:color w:val="000000"/>
          <w:sz w:val="18"/>
          <w:szCs w:val="18"/>
          <w:bdr w:val="none" w:sz="0" w:space="0" w:color="auto" w:frame="1"/>
          <w:lang w:eastAsia="it-IT"/>
        </w:rPr>
        <w:t> C.Codice=CC.Corso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WHERE</w:t>
      </w:r>
      <w:r w:rsidRPr="0050590D">
        <w:rPr>
          <w:rFonts w:ascii="Consolas" w:eastAsia="Times New Roman" w:hAnsi="Consolas" w:cs="Times New Roman"/>
          <w:color w:val="000000"/>
          <w:sz w:val="18"/>
          <w:szCs w:val="18"/>
          <w:bdr w:val="none" w:sz="0" w:space="0" w:color="auto" w:frame="1"/>
          <w:lang w:eastAsia="it-IT"/>
        </w:rPr>
        <w:t> C.Centro=centro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ORDER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BY</w:t>
      </w:r>
      <w:r w:rsidRPr="0050590D">
        <w:rPr>
          <w:rFonts w:ascii="Consolas" w:eastAsia="Times New Roman" w:hAnsi="Consolas" w:cs="Times New Roman"/>
          <w:color w:val="000000"/>
          <w:sz w:val="18"/>
          <w:szCs w:val="18"/>
          <w:bdr w:val="none" w:sz="0" w:space="0" w:color="auto" w:frame="1"/>
          <w:lang w:eastAsia="it-IT"/>
        </w:rPr>
        <w:t> C.Codice;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4A7888" w:rsidRDefault="0050590D" w:rsidP="0044406D">
      <w:r>
        <w:t xml:space="preserve">Questa </w:t>
      </w:r>
      <w:r w:rsidRPr="0050590D">
        <w:rPr>
          <w:b/>
        </w:rPr>
        <w:t>stored procedure</w:t>
      </w:r>
      <w:r w:rsidR="00825300">
        <w:t xml:space="preserve">, chiamata dall’applicazione quando un cliente vuole visualizzare i corsi disponibili in un determinato centro, prende </w:t>
      </w:r>
      <w:r w:rsidR="00825300" w:rsidRPr="007E7759">
        <w:rPr>
          <w:b/>
        </w:rPr>
        <w:t>in input</w:t>
      </w:r>
      <w:r w:rsidR="00825300">
        <w:t xml:space="preserve"> </w:t>
      </w:r>
      <w:r w:rsidR="00825300" w:rsidRPr="007E7759">
        <w:rPr>
          <w:i/>
        </w:rPr>
        <w:t>il codice di un centro</w:t>
      </w:r>
      <w:r w:rsidR="00825300">
        <w:t xml:space="preserve"> e </w:t>
      </w:r>
      <w:r w:rsidR="00825300" w:rsidRPr="007E7759">
        <w:rPr>
          <w:b/>
        </w:rPr>
        <w:t>restituisce</w:t>
      </w:r>
      <w:r w:rsidR="00825300">
        <w:t xml:space="preserve"> </w:t>
      </w:r>
      <w:r w:rsidR="00825300" w:rsidRPr="007E7759">
        <w:rPr>
          <w:i/>
        </w:rPr>
        <w:t>l’elenco dei corsi disponibili in quel centro</w:t>
      </w:r>
      <w:r w:rsidR="00825300">
        <w:t xml:space="preserve"> </w:t>
      </w:r>
      <w:r w:rsidR="00825300" w:rsidRPr="007E7759">
        <w:rPr>
          <w:i/>
        </w:rPr>
        <w:t>con le relative informazioni</w:t>
      </w:r>
      <w:r w:rsidR="00825300">
        <w:t xml:space="preserve">, quali nome del corso, livello, data di inizio, data di fine, giorni della settimana in cui viene svolto (saranno visualizzati su più </w:t>
      </w:r>
      <w:r w:rsidR="007C7959">
        <w:t>row</w:t>
      </w:r>
      <w:r w:rsidR="00825300">
        <w:t>) con orario di inizio, durata e sala.</w:t>
      </w:r>
    </w:p>
    <w:p w:rsidR="003B088E" w:rsidRDefault="003B088E" w:rsidP="00B3557E">
      <w:pPr>
        <w:pStyle w:val="Heading3"/>
      </w:pPr>
      <w:bookmarkStart w:id="144" w:name="_Toc498878193"/>
      <w:r>
        <w:t>Operazione 6</w:t>
      </w:r>
      <w:bookmarkEnd w:id="144"/>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Log table rata</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lang w:val="en-US"/>
        </w:rPr>
      </w:pPr>
      <w:r w:rsidRPr="003E3D8B">
        <w:rPr>
          <w:rFonts w:ascii="Consolas" w:hAnsi="Consolas"/>
          <w:b/>
          <w:bCs/>
          <w:color w:val="006699"/>
          <w:sz w:val="18"/>
          <w:szCs w:val="18"/>
          <w:bdr w:val="none" w:sz="0" w:space="0" w:color="auto" w:frame="1"/>
          <w:lang w:val="en-US"/>
        </w:rPr>
        <w:t>CREATE</w:t>
      </w:r>
      <w:r w:rsidRPr="003E3D8B">
        <w:rPr>
          <w:rFonts w:ascii="Consolas" w:hAnsi="Consolas"/>
          <w:color w:val="000000"/>
          <w:sz w:val="18"/>
          <w:szCs w:val="18"/>
          <w:bdr w:val="none" w:sz="0" w:space="0" w:color="auto" w:frame="1"/>
          <w:lang w:val="en-US"/>
        </w:rPr>
        <w:t> </w:t>
      </w:r>
      <w:r w:rsidRPr="003E3D8B">
        <w:rPr>
          <w:rFonts w:ascii="Consolas" w:hAnsi="Consolas"/>
          <w:b/>
          <w:bCs/>
          <w:color w:val="006699"/>
          <w:sz w:val="18"/>
          <w:szCs w:val="18"/>
          <w:bdr w:val="none" w:sz="0" w:space="0" w:color="auto" w:frame="1"/>
          <w:lang w:val="en-US"/>
        </w:rPr>
        <w:t>TABLE</w:t>
      </w:r>
      <w:r w:rsidRPr="003E3D8B">
        <w:rPr>
          <w:rFonts w:ascii="Consolas" w:hAnsi="Consolas"/>
          <w:color w:val="000000"/>
          <w:sz w:val="18"/>
          <w:szCs w:val="18"/>
          <w:bdr w:val="none" w:sz="0" w:space="0" w:color="auto" w:frame="1"/>
          <w:lang w:val="en-US"/>
        </w:rPr>
        <w:t> IF </w:t>
      </w:r>
      <w:r w:rsidRPr="003E3D8B">
        <w:rPr>
          <w:rFonts w:ascii="Consolas" w:hAnsi="Consolas"/>
          <w:color w:val="808080"/>
          <w:sz w:val="18"/>
          <w:szCs w:val="18"/>
          <w:bdr w:val="none" w:sz="0" w:space="0" w:color="auto" w:frame="1"/>
          <w:lang w:val="en-US"/>
        </w:rPr>
        <w:t>NOT</w:t>
      </w:r>
      <w:r w:rsidRPr="003E3D8B">
        <w:rPr>
          <w:rFonts w:ascii="Consolas" w:hAnsi="Consolas"/>
          <w:color w:val="000000"/>
          <w:sz w:val="18"/>
          <w:szCs w:val="18"/>
          <w:bdr w:val="none" w:sz="0" w:space="0" w:color="auto" w:frame="1"/>
          <w:lang w:val="en-US"/>
        </w:rPr>
        <w:t> EXISTS `Progetto`.`log_rata` (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lang w:val="en-US"/>
        </w:rPr>
        <w:t>  </w:t>
      </w:r>
      <w:r w:rsidRPr="003E3D8B">
        <w:rPr>
          <w:rFonts w:ascii="Consolas" w:hAnsi="Consolas"/>
          <w:color w:val="000000"/>
          <w:sz w:val="18"/>
          <w:szCs w:val="18"/>
          <w:bdr w:val="none" w:sz="0" w:space="0" w:color="auto" w:frame="1"/>
        </w:rPr>
        <w:t>`Scadenza` </w:t>
      </w:r>
      <w:r w:rsidRPr="003E3D8B">
        <w:rPr>
          <w:rFonts w:ascii="Consolas" w:hAnsi="Consolas"/>
          <w:b/>
          <w:bCs/>
          <w:color w:val="006699"/>
          <w:sz w:val="18"/>
          <w:szCs w:val="18"/>
          <w:bdr w:val="none" w:sz="0" w:space="0" w:color="auto" w:frame="1"/>
        </w:rPr>
        <w:t>DATE</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`Pagamento` </w:t>
      </w:r>
      <w:r w:rsidRPr="003E3D8B">
        <w:rPr>
          <w:rFonts w:ascii="Consolas" w:hAnsi="Consolas"/>
          <w:b/>
          <w:bCs/>
          <w:color w:val="006699"/>
          <w:sz w:val="18"/>
          <w:szCs w:val="18"/>
          <w:bdr w:val="none" w:sz="0" w:space="0" w:color="auto" w:frame="1"/>
        </w:rPr>
        <w:t>INT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lastRenderedPageBreak/>
        <w:t>  `Importo` </w:t>
      </w:r>
      <w:r w:rsidRPr="003E3D8B">
        <w:rPr>
          <w:rFonts w:ascii="Consolas" w:hAnsi="Consolas"/>
          <w:b/>
          <w:bCs/>
          <w:color w:val="006699"/>
          <w:sz w:val="18"/>
          <w:szCs w:val="18"/>
          <w:bdr w:val="none" w:sz="0" w:space="0" w:color="auto" w:frame="1"/>
        </w:rPr>
        <w:t>VARCHAR</w:t>
      </w:r>
      <w:r w:rsidRPr="003E3D8B">
        <w:rPr>
          <w:rFonts w:ascii="Consolas" w:hAnsi="Consolas"/>
          <w:color w:val="000000"/>
          <w:sz w:val="18"/>
          <w:szCs w:val="18"/>
          <w:bdr w:val="none" w:sz="0" w:space="0" w:color="auto" w:frame="1"/>
        </w:rPr>
        <w:t>(45)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PRIMARY</w:t>
      </w: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KEY</w:t>
      </w:r>
      <w:r w:rsidRPr="003E3D8B">
        <w:rPr>
          <w:rFonts w:ascii="Consolas" w:hAnsi="Consolas"/>
          <w:color w:val="000000"/>
          <w:sz w:val="18"/>
          <w:szCs w:val="18"/>
          <w:bdr w:val="none" w:sz="0" w:space="0" w:color="auto" w:frame="1"/>
        </w:rPr>
        <w:t> (`Scadenza`, `Pagamento`))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ENGINE = InnoDB;  </w:t>
      </w:r>
    </w:p>
    <w:p w:rsidR="003B088E" w:rsidRDefault="003E3D8B" w:rsidP="003B088E">
      <w:r>
        <w:t xml:space="preserve">La tabella </w:t>
      </w:r>
      <w:r w:rsidRPr="00F97FC4">
        <w:rPr>
          <w:b/>
          <w:i/>
        </w:rPr>
        <w:t>log_rata</w:t>
      </w:r>
      <w:r w:rsidRPr="003E3D8B">
        <w:t xml:space="preserve"> ha l</w:t>
      </w:r>
      <w:r>
        <w:t xml:space="preserve">o </w:t>
      </w:r>
      <w:r w:rsidRPr="00C26D01">
        <w:rPr>
          <w:i/>
        </w:rPr>
        <w:t>scopo di memorizzare le rate inserite nelle ultime 24 ore</w:t>
      </w:r>
      <w:r>
        <w:t xml:space="preserve">. Questa funzione non serve ai fini dell’Operazione 6, ma </w:t>
      </w:r>
      <w:r w:rsidRPr="003E3D8B">
        <w:t>è</w:t>
      </w:r>
      <w:r>
        <w:t xml:space="preserve"> stata </w:t>
      </w:r>
      <w:r w:rsidR="00F97FC4">
        <w:t xml:space="preserve">implementata </w:t>
      </w:r>
      <w:r>
        <w:t xml:space="preserve">per la business rules che controlla che la somma degli importi delle </w:t>
      </w:r>
      <w:r w:rsidR="00011386">
        <w:t>rate</w:t>
      </w:r>
      <w:r>
        <w:t xml:space="preserve"> relative ad un contratto sia pari all’importo totale del contratto stesso. L’evento che avr</w:t>
      </w:r>
      <w:r w:rsidRPr="003E3D8B">
        <w:t>à</w:t>
      </w:r>
      <w:r>
        <w:t xml:space="preserve"> lo scopo di svuotare questa log table sarà implementato nella sezione relativa a </w:t>
      </w:r>
      <w:r w:rsidR="00F97FC4">
        <w:t xml:space="preserve">tale </w:t>
      </w:r>
      <w:r>
        <w:t>business rule.</w:t>
      </w:r>
      <w:r>
        <w:br/>
        <w:t>La creazione della log table</w:t>
      </w:r>
      <w:r w:rsidR="00F97FC4">
        <w:t xml:space="preserve"> </w:t>
      </w:r>
      <w:r w:rsidRPr="003E3D8B">
        <w:t>è</w:t>
      </w:r>
      <w:r>
        <w:t xml:space="preserve"> stata inserita </w:t>
      </w:r>
      <w:r w:rsidR="00F97FC4">
        <w:t>in questa sezione</w:t>
      </w:r>
      <w:r>
        <w:t xml:space="preserve"> </w:t>
      </w:r>
      <w:r w:rsidR="007C7959">
        <w:t>perch</w:t>
      </w:r>
      <w:r w:rsidR="007C7959" w:rsidRPr="003E3D8B">
        <w:t>é</w:t>
      </w:r>
      <w:r>
        <w:t xml:space="preserve"> verr</w:t>
      </w:r>
      <w:r w:rsidRPr="003E3D8B">
        <w:t>à</w:t>
      </w:r>
      <w:r>
        <w:t xml:space="preserve"> </w:t>
      </w:r>
      <w:r w:rsidR="00F97FC4">
        <w:t>utilizzata nell’implementazione</w:t>
      </w:r>
      <w:r>
        <w:t xml:space="preserve"> </w:t>
      </w:r>
      <w:r w:rsidR="00F97FC4">
        <w:t>del</w:t>
      </w:r>
      <w:r>
        <w:t>la stored procedure che inserisce le varie rate (in questo modo si evita di dover creare un trigger inutile</w:t>
      </w:r>
      <w:r w:rsidR="00F07F85">
        <w:t>)</w:t>
      </w:r>
      <w:r>
        <w:t>.</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Inserimento contratto</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DROP</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IF EXISTS `Progetto`.`inserimento_contratto`;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USE `Progetto`$$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CREATE</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`inserimento_contratto`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codice_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cliente_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consulente_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prezzo_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sottoscrizione_ </w:t>
      </w:r>
      <w:r w:rsidRPr="00B935EE">
        <w:rPr>
          <w:rFonts w:ascii="Consolas" w:eastAsia="Times New Roman" w:hAnsi="Consolas" w:cs="Times New Roman"/>
          <w:b/>
          <w:bCs/>
          <w:color w:val="006699"/>
          <w:sz w:val="18"/>
          <w:szCs w:val="18"/>
          <w:bdr w:val="none" w:sz="0" w:space="0" w:color="auto" w:frame="1"/>
          <w:lang w:eastAsia="it-IT"/>
        </w:rPr>
        <w:t>DATE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accessi_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durata_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tipo_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saldato_ BOOL,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centro1_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centro2_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centro3_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obiettivo_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rate_ BOOL,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istituto_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interesse_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username_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password_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numero_contratti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DEFAULT</w:t>
      </w:r>
      <w:r w:rsidRPr="00B935EE">
        <w:rPr>
          <w:rFonts w:ascii="Consolas" w:eastAsia="Times New Roman" w:hAnsi="Consolas" w:cs="Times New Roman"/>
          <w:color w:val="000000"/>
          <w:sz w:val="18"/>
          <w:szCs w:val="18"/>
          <w:bdr w:val="none" w:sz="0" w:space="0" w:color="auto" w:frame="1"/>
          <w:lang w:eastAsia="it-IT"/>
        </w:rPr>
        <w:t> 0;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EXIT HANDLER </w:t>
      </w:r>
      <w:r w:rsidRPr="00B935EE">
        <w:rPr>
          <w:rFonts w:ascii="Consolas" w:eastAsia="Times New Roman" w:hAnsi="Consolas" w:cs="Times New Roman"/>
          <w:b/>
          <w:bCs/>
          <w:color w:val="006699"/>
          <w:sz w:val="18"/>
          <w:szCs w:val="18"/>
          <w:bdr w:val="none" w:sz="0" w:space="0" w:color="auto" w:frame="1"/>
          <w:lang w:eastAsia="it-IT"/>
        </w:rPr>
        <w:t>FOR</w:t>
      </w:r>
      <w:r w:rsidRPr="00B935EE">
        <w:rPr>
          <w:rFonts w:ascii="Consolas" w:eastAsia="Times New Roman" w:hAnsi="Consolas" w:cs="Times New Roman"/>
          <w:color w:val="000000"/>
          <w:sz w:val="18"/>
          <w:szCs w:val="18"/>
          <w:bdr w:val="none" w:sz="0" w:space="0" w:color="auto" w:frame="1"/>
          <w:lang w:eastAsia="it-IT"/>
        </w:rPr>
        <w:t> SQLEXCEPTION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ROLLBACK</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0000FF"/>
          <w:sz w:val="18"/>
          <w:szCs w:val="18"/>
          <w:bdr w:val="none" w:sz="0" w:space="0" w:color="auto" w:frame="1"/>
          <w:lang w:eastAsia="it-IT"/>
        </w:rPr>
        <w:t>"Si e' verificato un errore!"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FF1493"/>
          <w:sz w:val="18"/>
          <w:szCs w:val="18"/>
          <w:bdr w:val="none" w:sz="0" w:space="0" w:color="auto" w:frame="1"/>
          <w:lang w:eastAsia="it-IT"/>
        </w:rPr>
        <w:t>COUNT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numero_contratti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FROM</w:t>
      </w:r>
      <w:r w:rsidRPr="00B935EE">
        <w:rPr>
          <w:rFonts w:ascii="Consolas" w:eastAsia="Times New Roman" w:hAnsi="Consolas" w:cs="Times New Roman"/>
          <w:color w:val="000000"/>
          <w:sz w:val="18"/>
          <w:szCs w:val="18"/>
          <w:bdr w:val="none" w:sz="0" w:space="0" w:color="auto" w:frame="1"/>
          <w:lang w:eastAsia="it-IT"/>
        </w:rPr>
        <w:t> Contratto Co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Co.Cliente=cliente_;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numero_contratti=0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Contratto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cliente_, consulente_, prezzo_, </w:t>
      </w:r>
      <w:r w:rsidR="00F97FC4">
        <w:rPr>
          <w:rFonts w:ascii="Consolas" w:eastAsia="Times New Roman" w:hAnsi="Consolas" w:cs="Times New Roman"/>
          <w:color w:val="000000"/>
          <w:sz w:val="18"/>
          <w:szCs w:val="18"/>
          <w:bdr w:val="none" w:sz="0" w:space="0" w:color="auto" w:frame="1"/>
          <w:lang w:eastAsia="it-IT"/>
        </w:rPr>
        <w:t xml:space="preserve">                                                          </w:t>
      </w:r>
      <w:r w:rsidRPr="00B935EE">
        <w:rPr>
          <w:rFonts w:ascii="Consolas" w:eastAsia="Times New Roman" w:hAnsi="Consolas" w:cs="Times New Roman"/>
          <w:color w:val="000000"/>
          <w:sz w:val="18"/>
          <w:szCs w:val="18"/>
          <w:bdr w:val="none" w:sz="0" w:space="0" w:color="auto" w:frame="1"/>
          <w:lang w:eastAsia="it-IT"/>
        </w:rPr>
        <w:t>sottoscrizione_, accessi_, durata_, tipo_, saldato_);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centro1_);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centro2_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centro2_);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centro3_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centro3_);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Obiettivo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Scelta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lastRenderedPageBreak/>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codice_);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UPDATE</w:t>
      </w:r>
      <w:r w:rsidRPr="00B935EE">
        <w:rPr>
          <w:rFonts w:ascii="Consolas" w:eastAsia="Times New Roman" w:hAnsi="Consolas" w:cs="Times New Roman"/>
          <w:color w:val="000000"/>
          <w:sz w:val="18"/>
          <w:szCs w:val="18"/>
          <w:bdr w:val="none" w:sz="0" w:space="0" w:color="auto" w:frame="1"/>
          <w:lang w:eastAsia="it-IT"/>
        </w:rPr>
        <w:t> Cliente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SET</w:t>
      </w:r>
      <w:r w:rsidRPr="00B935EE">
        <w:rPr>
          <w:rFonts w:ascii="Consolas" w:eastAsia="Times New Roman" w:hAnsi="Consolas" w:cs="Times New Roman"/>
          <w:color w:val="000000"/>
          <w:sz w:val="18"/>
          <w:szCs w:val="18"/>
          <w:bdr w:val="none" w:sz="0" w:space="0" w:color="auto" w:frame="1"/>
          <w:lang w:val="en-US" w:eastAsia="it-IT"/>
        </w:rPr>
        <w:t> Username=username_, </w:t>
      </w:r>
      <w:r w:rsidRPr="00B935EE">
        <w:rPr>
          <w:rFonts w:ascii="Consolas" w:eastAsia="Times New Roman" w:hAnsi="Consolas" w:cs="Times New Roman"/>
          <w:b/>
          <w:bCs/>
          <w:color w:val="006699"/>
          <w:sz w:val="18"/>
          <w:szCs w:val="18"/>
          <w:bdr w:val="none" w:sz="0" w:space="0" w:color="auto" w:frame="1"/>
          <w:lang w:val="en-US" w:eastAsia="it-IT"/>
        </w:rPr>
        <w:t>Password</w:t>
      </w:r>
      <w:r w:rsidRPr="00B935EE">
        <w:rPr>
          <w:rFonts w:ascii="Consolas" w:eastAsia="Times New Roman" w:hAnsi="Consolas" w:cs="Times New Roman"/>
          <w:color w:val="000000"/>
          <w:sz w:val="18"/>
          <w:szCs w:val="18"/>
          <w:bdr w:val="none" w:sz="0" w:space="0" w:color="auto" w:frame="1"/>
          <w:lang w:val="en-US" w:eastAsia="it-IT"/>
        </w:rPr>
        <w:t>=password_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CodiceFiscale=cliente_;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rate_=1 </w:t>
      </w:r>
      <w:r w:rsidRPr="00B935EE">
        <w:rPr>
          <w:rFonts w:ascii="Consolas" w:eastAsia="Times New Roman" w:hAnsi="Consolas" w:cs="Times New Roman"/>
          <w:color w:val="808080"/>
          <w:sz w:val="18"/>
          <w:szCs w:val="18"/>
          <w:bdr w:val="none" w:sz="0" w:space="0" w:color="auto" w:frame="1"/>
          <w:lang w:eastAsia="it-IT"/>
        </w:rPr>
        <w:t>AND</w:t>
      </w:r>
      <w:r w:rsidRPr="00B935EE">
        <w:rPr>
          <w:rFonts w:ascii="Consolas" w:eastAsia="Times New Roman" w:hAnsi="Consolas" w:cs="Times New Roman"/>
          <w:color w:val="000000"/>
          <w:sz w:val="18"/>
          <w:szCs w:val="18"/>
          <w:bdr w:val="none" w:sz="0" w:space="0" w:color="auto" w:frame="1"/>
          <w:lang w:eastAsia="it-IT"/>
        </w:rPr>
        <w:t> saldato_=0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Pagamento_rateizzato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istituto_, interesse_);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F652C">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  </w:t>
      </w:r>
    </w:p>
    <w:p w:rsidR="00B935EE" w:rsidRPr="00B935EE" w:rsidRDefault="00B935EE" w:rsidP="00DF652C">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3E3D8B" w:rsidRDefault="00984102" w:rsidP="003B088E">
      <w:r>
        <w:t xml:space="preserve">Questa </w:t>
      </w:r>
      <w:r w:rsidRPr="00CB14D1">
        <w:rPr>
          <w:b/>
        </w:rPr>
        <w:t>stored procedure</w:t>
      </w:r>
      <w:r>
        <w:t xml:space="preserve"> implementa </w:t>
      </w:r>
      <w:r w:rsidRPr="000C3F0E">
        <w:rPr>
          <w:i/>
        </w:rPr>
        <w:t>l’</w:t>
      </w:r>
      <w:r w:rsidR="007C7959" w:rsidRPr="000C3F0E">
        <w:rPr>
          <w:i/>
        </w:rPr>
        <w:t>inserimento</w:t>
      </w:r>
      <w:r w:rsidRPr="000C3F0E">
        <w:rPr>
          <w:i/>
        </w:rPr>
        <w:t xml:space="preserve"> di un contratto</w:t>
      </w:r>
      <w:r>
        <w:t>, con i relativi cliente, username e password scelti al momento della sottoscrizione, centri ai quali sar</w:t>
      </w:r>
      <w:r w:rsidRPr="00984102">
        <w:t>à</w:t>
      </w:r>
      <w:r>
        <w:t xml:space="preserve"> possibile accedere, consulente, prezzo, data della sottoscrizione,</w:t>
      </w:r>
      <w:r w:rsidR="00227335">
        <w:t xml:space="preserve"> obiettivo,</w:t>
      </w:r>
      <w:r>
        <w:t xml:space="preserve"> tipo d</w:t>
      </w:r>
      <w:r w:rsidR="00227335">
        <w:t>i contratto, importo totale, se</w:t>
      </w:r>
      <w:r>
        <w:t xml:space="preserve"> </w:t>
      </w:r>
      <w:r w:rsidRPr="00984102">
        <w:t>è</w:t>
      </w:r>
      <w:r>
        <w:t xml:space="preserve"> stato pagato o se deve essere rateizzato e </w:t>
      </w:r>
      <w:r w:rsidR="000C3F0E">
        <w:t>l’</w:t>
      </w:r>
      <w:r>
        <w:t>eventual</w:t>
      </w:r>
      <w:r w:rsidR="000C3F0E">
        <w:t xml:space="preserve">e </w:t>
      </w:r>
      <w:r>
        <w:t>istituto e interesse nel caso si sia scelta la formula a rate.</w:t>
      </w:r>
      <w:r>
        <w:br/>
        <w:t xml:space="preserve">Viene controllato che il numero di contratti di quel cliente sia zero </w:t>
      </w:r>
      <w:r w:rsidR="007C7959">
        <w:t>poich</w:t>
      </w:r>
      <w:r w:rsidR="007C7959" w:rsidRPr="003E3D8B">
        <w:t>é</w:t>
      </w:r>
      <w:r w:rsidR="00227335">
        <w:t xml:space="preserve"> non ci possono essere due contratti o più</w:t>
      </w:r>
      <w:r w:rsidR="00227335" w:rsidRPr="00227335">
        <w:t xml:space="preserve"> </w:t>
      </w:r>
      <w:r w:rsidR="00227335">
        <w:t xml:space="preserve">dello stesso cliente. Se questa condizione </w:t>
      </w:r>
      <w:r w:rsidR="00227335" w:rsidRPr="00227335">
        <w:t>è</w:t>
      </w:r>
      <w:r w:rsidR="00227335">
        <w:t xml:space="preserve"> verificata, allora si procede con </w:t>
      </w:r>
      <w:r w:rsidR="00227335" w:rsidRPr="000C3F0E">
        <w:rPr>
          <w:b/>
        </w:rPr>
        <w:t>l’inserimento</w:t>
      </w:r>
      <w:r w:rsidR="00227335">
        <w:t xml:space="preserve"> </w:t>
      </w:r>
      <w:r w:rsidR="007C7959">
        <w:t>nella tabella</w:t>
      </w:r>
      <w:r w:rsidR="00227335">
        <w:t xml:space="preserve"> </w:t>
      </w:r>
      <w:r w:rsidR="00227335" w:rsidRPr="000C3F0E">
        <w:rPr>
          <w:i/>
        </w:rPr>
        <w:t>Contratto</w:t>
      </w:r>
      <w:r w:rsidR="00227335">
        <w:t xml:space="preserve">, </w:t>
      </w:r>
      <w:r w:rsidR="00227335" w:rsidRPr="000C3F0E">
        <w:rPr>
          <w:i/>
        </w:rPr>
        <w:t>Sede</w:t>
      </w:r>
      <w:r w:rsidR="00227335">
        <w:t xml:space="preserve"> (siccome si possono inserire un massimo di tre centri, questo inserimento </w:t>
      </w:r>
      <w:r w:rsidR="00227335" w:rsidRPr="00984102">
        <w:t>è</w:t>
      </w:r>
      <w:r w:rsidR="00227335">
        <w:t xml:space="preserve"> stato implementato con degli IF annidati), </w:t>
      </w:r>
      <w:r w:rsidR="00227335" w:rsidRPr="000C3F0E">
        <w:rPr>
          <w:i/>
        </w:rPr>
        <w:t>Obiettivo</w:t>
      </w:r>
      <w:r w:rsidR="00227335">
        <w:t xml:space="preserve"> e </w:t>
      </w:r>
      <w:r w:rsidR="00227335" w:rsidRPr="000C3F0E">
        <w:rPr>
          <w:i/>
        </w:rPr>
        <w:t>Scelta</w:t>
      </w:r>
      <w:r w:rsidR="00227335">
        <w:t xml:space="preserve">. </w:t>
      </w:r>
      <w:r w:rsidR="007C7959">
        <w:t>Successivamente, vengono</w:t>
      </w:r>
      <w:r w:rsidR="00227335">
        <w:t xml:space="preserve"> </w:t>
      </w:r>
      <w:r w:rsidR="00227335" w:rsidRPr="000C3F0E">
        <w:rPr>
          <w:b/>
        </w:rPr>
        <w:t>aggiornati</w:t>
      </w:r>
      <w:r w:rsidR="00227335">
        <w:t xml:space="preserve"> gli attributi </w:t>
      </w:r>
      <w:r w:rsidR="00227335" w:rsidRPr="000C3F0E">
        <w:rPr>
          <w:i/>
        </w:rPr>
        <w:t>Username</w:t>
      </w:r>
      <w:r w:rsidR="00227335">
        <w:t xml:space="preserve"> e </w:t>
      </w:r>
      <w:r w:rsidR="00227335" w:rsidRPr="000C3F0E">
        <w:rPr>
          <w:i/>
        </w:rPr>
        <w:t>Password</w:t>
      </w:r>
      <w:r w:rsidR="00227335">
        <w:t xml:space="preserve"> del cliente. Infine, se il contratto deve essere rateizzato e non </w:t>
      </w:r>
      <w:r w:rsidR="00227335" w:rsidRPr="00984102">
        <w:t>è</w:t>
      </w:r>
      <w:r w:rsidR="00227335">
        <w:t xml:space="preserve"> stato saldato </w:t>
      </w:r>
      <w:r w:rsidR="00CB14D1">
        <w:t xml:space="preserve">al momento, allora viene </w:t>
      </w:r>
      <w:r w:rsidR="00CB14D1" w:rsidRPr="00AA240B">
        <w:rPr>
          <w:b/>
        </w:rPr>
        <w:t>inserita</w:t>
      </w:r>
      <w:r w:rsidR="00CB14D1">
        <w:t xml:space="preserve"> </w:t>
      </w:r>
      <w:r w:rsidR="00CB14D1" w:rsidRPr="00AA240B">
        <w:rPr>
          <w:i/>
        </w:rPr>
        <w:t>una nuova row nella tabella Pagamento_rateizzato</w:t>
      </w:r>
      <w:r w:rsidR="00CB14D1">
        <w:t>.</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Inserimento potenziamento</w:t>
      </w:r>
      <w:r w:rsidR="0050590D">
        <w:rPr>
          <w:rFonts w:ascii="Consolas" w:eastAsia="Times New Roman" w:hAnsi="Consolas" w:cs="Times New Roman"/>
          <w:color w:val="000000"/>
          <w:sz w:val="18"/>
          <w:szCs w:val="18"/>
          <w:bdr w:val="none" w:sz="0" w:space="0" w:color="auto" w:frame="1"/>
          <w:lang w:eastAsia="it-IT"/>
        </w:rPr>
        <w:t xml:space="preserve"> </w:t>
      </w:r>
      <w:r w:rsidR="0050590D">
        <w:rPr>
          <w:rFonts w:ascii="Consolas" w:eastAsia="Times New Roman" w:hAnsi="Consolas" w:cs="Times New Roman"/>
          <w:color w:val="008200"/>
          <w:sz w:val="18"/>
          <w:szCs w:val="18"/>
          <w:bdr w:val="none" w:sz="0" w:space="0" w:color="auto" w:frame="1"/>
          <w:lang w:eastAsia="it-IT"/>
        </w:rPr>
        <w:t>muscolare</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DROP</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IF EXISTS `Progetto`.`inserimento_potenziamento`;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`inserimento_potenziamento`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obiettivo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gruppo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livello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color w:val="000000"/>
          <w:sz w:val="18"/>
          <w:szCs w:val="18"/>
          <w:bdr w:val="none" w:sz="0" w:space="0" w:color="auto" w:frame="1"/>
          <w:lang w:val="en-US" w:eastAsia="it-IT"/>
        </w:rPr>
        <w:t>        IF </w:t>
      </w:r>
      <w:r w:rsidRPr="00F07F85">
        <w:rPr>
          <w:rFonts w:ascii="Consolas" w:eastAsia="Times New Roman" w:hAnsi="Consolas" w:cs="Times New Roman"/>
          <w:color w:val="FF1493"/>
          <w:sz w:val="18"/>
          <w:szCs w:val="18"/>
          <w:bdr w:val="none" w:sz="0" w:space="0" w:color="auto" w:frame="1"/>
          <w:lang w:val="en-US" w:eastAsia="it-IT"/>
        </w:rPr>
        <w:t>SUBSTRING</w:t>
      </w:r>
      <w:r w:rsidRPr="00F07F85">
        <w:rPr>
          <w:rFonts w:ascii="Consolas" w:eastAsia="Times New Roman" w:hAnsi="Consolas" w:cs="Times New Roman"/>
          <w:color w:val="000000"/>
          <w:sz w:val="18"/>
          <w:szCs w:val="18"/>
          <w:bdr w:val="none" w:sz="0" w:space="0" w:color="auto" w:frame="1"/>
          <w:lang w:val="en-US" w:eastAsia="it-IT"/>
        </w:rPr>
        <w:t>(obiettivo </w:t>
      </w:r>
      <w:r w:rsidRPr="00F07F85">
        <w:rPr>
          <w:rFonts w:ascii="Consolas" w:eastAsia="Times New Roman" w:hAnsi="Consolas" w:cs="Times New Roman"/>
          <w:b/>
          <w:bCs/>
          <w:color w:val="006699"/>
          <w:sz w:val="18"/>
          <w:szCs w:val="18"/>
          <w:bdr w:val="none" w:sz="0" w:space="0" w:color="auto" w:frame="1"/>
          <w:lang w:val="en-US" w:eastAsia="it-IT"/>
        </w:rPr>
        <w:t>FROM</w:t>
      </w:r>
      <w:r w:rsidRPr="00F07F85">
        <w:rPr>
          <w:rFonts w:ascii="Consolas" w:eastAsia="Times New Roman" w:hAnsi="Consolas" w:cs="Times New Roman"/>
          <w:color w:val="000000"/>
          <w:sz w:val="18"/>
          <w:szCs w:val="18"/>
          <w:bdr w:val="none" w:sz="0" w:space="0" w:color="auto" w:frame="1"/>
          <w:lang w:val="en-US" w:eastAsia="it-IT"/>
        </w:rPr>
        <w:t> 1 </w:t>
      </w:r>
      <w:r w:rsidRPr="00F07F85">
        <w:rPr>
          <w:rFonts w:ascii="Consolas" w:eastAsia="Times New Roman" w:hAnsi="Consolas" w:cs="Times New Roman"/>
          <w:b/>
          <w:bCs/>
          <w:color w:val="006699"/>
          <w:sz w:val="18"/>
          <w:szCs w:val="18"/>
          <w:bdr w:val="none" w:sz="0" w:space="0" w:color="auto" w:frame="1"/>
          <w:lang w:val="en-US" w:eastAsia="it-IT"/>
        </w:rPr>
        <w:t>FOR</w:t>
      </w:r>
      <w:r w:rsidRPr="00F07F85">
        <w:rPr>
          <w:rFonts w:ascii="Consolas" w:eastAsia="Times New Roman" w:hAnsi="Consolas" w:cs="Times New Roman"/>
          <w:color w:val="000000"/>
          <w:sz w:val="18"/>
          <w:szCs w:val="18"/>
          <w:bdr w:val="none" w:sz="0" w:space="0" w:color="auto" w:frame="1"/>
          <w:lang w:val="en-US" w:eastAsia="it-IT"/>
        </w:rPr>
        <w:t> 13)=</w:t>
      </w:r>
      <w:r w:rsidRPr="00F07F85">
        <w:rPr>
          <w:rFonts w:ascii="Consolas" w:eastAsia="Times New Roman" w:hAnsi="Consolas" w:cs="Times New Roman"/>
          <w:color w:val="0000FF"/>
          <w:sz w:val="18"/>
          <w:szCs w:val="18"/>
          <w:bdr w:val="none" w:sz="0" w:space="0" w:color="auto" w:frame="1"/>
          <w:lang w:val="en-US" w:eastAsia="it-IT"/>
        </w:rPr>
        <w:t>'Potenziamento'</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THEN</w:t>
      </w:r>
      <w:r w:rsidRPr="00F07F85">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Potenziamento_muscolare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(obiettivo, gruppo, livello);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F07F85" w:rsidP="003B088E">
      <w:r>
        <w:t xml:space="preserve">Questa </w:t>
      </w:r>
      <w:r w:rsidRPr="00F07F85">
        <w:rPr>
          <w:b/>
        </w:rPr>
        <w:t>stored procedure</w:t>
      </w:r>
      <w:r>
        <w:t xml:space="preserve"> implementa l</w:t>
      </w:r>
      <w:r w:rsidRPr="00AA240B">
        <w:rPr>
          <w:i/>
        </w:rPr>
        <w:t>’inserimento della scelta da parte di un utente di potenziare un determinato gruppo muscolare</w:t>
      </w:r>
      <w:r>
        <w:t xml:space="preserve">, scegliendone </w:t>
      </w:r>
      <w:r w:rsidR="007C7959">
        <w:t>inoltre</w:t>
      </w:r>
      <w:r>
        <w:t xml:space="preserve"> il livello. Ogni utente, al momento della sottoscrizione del contratto, stipula un obiettivo; nel caso in cui questo obiettivo riguardi </w:t>
      </w:r>
      <w:r w:rsidR="00AA240B">
        <w:t xml:space="preserve">il potenziamento muscolare, </w:t>
      </w:r>
      <w:r>
        <w:t>sarà</w:t>
      </w:r>
      <w:r w:rsidRPr="00F07F85">
        <w:t xml:space="preserve"> </w:t>
      </w:r>
      <w:r>
        <w:t>inserito in memoria come “</w:t>
      </w:r>
      <w:r w:rsidRPr="00F07F85">
        <w:rPr>
          <w:rFonts w:ascii="Courier New" w:hAnsi="Courier New" w:cs="Courier New"/>
        </w:rPr>
        <w:t>PotenziamentoN</w:t>
      </w:r>
      <w:r>
        <w:t xml:space="preserve">”, dove </w:t>
      </w:r>
      <w:r w:rsidR="007C7959">
        <w:t>N è</w:t>
      </w:r>
      <w:r w:rsidRPr="00F07F85">
        <w:t xml:space="preserve"> </w:t>
      </w:r>
      <w:r>
        <w:t>un numero</w:t>
      </w:r>
      <w:r w:rsidR="00AA240B">
        <w:t xml:space="preserve"> identificativo</w:t>
      </w:r>
      <w:r>
        <w:t xml:space="preserve">. Pertanto, </w:t>
      </w:r>
      <w:r w:rsidR="007C7959">
        <w:t>affinch</w:t>
      </w:r>
      <w:r w:rsidR="007C7959" w:rsidRPr="00F07F85">
        <w:t>é</w:t>
      </w:r>
      <w:r>
        <w:t xml:space="preserve"> si possa procedere con l’inserimento, è necessario accertarsi che la stringa dell’obiettivo cominci con “</w:t>
      </w:r>
      <w:r w:rsidRPr="00F07F85">
        <w:rPr>
          <w:rFonts w:ascii="Courier New" w:hAnsi="Courier New" w:cs="Courier New"/>
        </w:rPr>
        <w:t>Potenziamento</w:t>
      </w:r>
      <w:r>
        <w:t xml:space="preserve">”. Nel caso in cui questo sia vero, l’inserimento nella tabella </w:t>
      </w:r>
      <w:r w:rsidRPr="00AA240B">
        <w:rPr>
          <w:i/>
        </w:rPr>
        <w:t>Potenziamento_muscolare</w:t>
      </w:r>
      <w:r>
        <w:t xml:space="preserve"> sar</w:t>
      </w:r>
      <w:r w:rsidRPr="00F07F85">
        <w:t>à</w:t>
      </w:r>
      <w:r>
        <w:t xml:space="preserve"> completato.</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EB490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Inseri</w:t>
      </w:r>
      <w:r w:rsidR="00F07F85" w:rsidRPr="00F07F85">
        <w:rPr>
          <w:rFonts w:ascii="Consolas" w:eastAsia="Times New Roman" w:hAnsi="Consolas" w:cs="Times New Roman"/>
          <w:color w:val="008200"/>
          <w:sz w:val="18"/>
          <w:szCs w:val="18"/>
          <w:bdr w:val="none" w:sz="0" w:space="0" w:color="auto" w:frame="1"/>
          <w:lang w:eastAsia="it-IT"/>
        </w:rPr>
        <w:t>mento rata</w:t>
      </w:r>
      <w:r w:rsidR="00F07F85"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b/>
          <w:bCs/>
          <w:color w:val="006699"/>
          <w:sz w:val="18"/>
          <w:szCs w:val="18"/>
          <w:bdr w:val="none" w:sz="0" w:space="0" w:color="auto" w:frame="1"/>
          <w:lang w:val="en-US" w:eastAsia="it-IT"/>
        </w:rPr>
        <w:t>DROP</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PROCEDURE</w:t>
      </w:r>
      <w:r w:rsidRPr="00F07F85">
        <w:rPr>
          <w:rFonts w:ascii="Consolas" w:eastAsia="Times New Roman" w:hAnsi="Consolas" w:cs="Times New Roman"/>
          <w:color w:val="000000"/>
          <w:sz w:val="18"/>
          <w:szCs w:val="18"/>
          <w:bdr w:val="none" w:sz="0" w:space="0" w:color="auto" w:frame="1"/>
          <w:lang w:val="en-US" w:eastAsia="it-IT"/>
        </w:rPr>
        <w:t> IF EXISTS `Progetto`.`inserimento_rata`;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lastRenderedPageBreak/>
        <w:t>DELIMITER $$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`inserimento_rata`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contratto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scadenza </w:t>
      </w:r>
      <w:r w:rsidRPr="00F07F85">
        <w:rPr>
          <w:rFonts w:ascii="Consolas" w:eastAsia="Times New Roman" w:hAnsi="Consolas" w:cs="Times New Roman"/>
          <w:b/>
          <w:bCs/>
          <w:color w:val="006699"/>
          <w:sz w:val="18"/>
          <w:szCs w:val="18"/>
          <w:bdr w:val="none" w:sz="0" w:space="0" w:color="auto" w:frame="1"/>
          <w:lang w:eastAsia="it-IT"/>
        </w:rPr>
        <w:t>DATE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importo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 (45))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saldato TINYINT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controllo_pagamento_rateizzato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costo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FF1493"/>
          <w:sz w:val="18"/>
          <w:szCs w:val="18"/>
          <w:bdr w:val="none" w:sz="0" w:space="0" w:color="auto" w:frame="1"/>
          <w:lang w:eastAsia="it-IT"/>
        </w:rPr>
        <w:t>COUNT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controllo_pagamento_rateizzato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Pagamento_rateizzato PT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PT.Contratto=contratto;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C.Saldato, C.Prezzo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saldato, costo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Contratto C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C.Codice=contratto;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C8587C" w:rsidRPr="00C8587C"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IF controllo_pagamento_rateizzato&gt;0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saldato=0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importo&lt;costo </w:t>
      </w:r>
    </w:p>
    <w:p w:rsidR="00F07F85" w:rsidRPr="00C8587C" w:rsidRDefault="00C8587C"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897D4B">
        <w:rPr>
          <w:rFonts w:ascii="Consolas" w:eastAsia="Times New Roman" w:hAnsi="Consolas" w:cs="Times New Roman"/>
          <w:color w:val="000000"/>
          <w:sz w:val="18"/>
          <w:szCs w:val="18"/>
          <w:bdr w:val="none" w:sz="0" w:space="0" w:color="auto" w:frame="1"/>
          <w:lang w:eastAsia="it-IT"/>
        </w:rPr>
        <w:t xml:space="preserve">           </w:t>
      </w:r>
      <w:r w:rsidR="00F07F85" w:rsidRPr="00C8587C">
        <w:rPr>
          <w:rFonts w:ascii="Consolas" w:eastAsia="Times New Roman" w:hAnsi="Consolas" w:cs="Times New Roman"/>
          <w:color w:val="808080"/>
          <w:sz w:val="18"/>
          <w:szCs w:val="18"/>
          <w:bdr w:val="none" w:sz="0" w:space="0" w:color="auto" w:frame="1"/>
          <w:lang w:val="en-US" w:eastAsia="it-IT"/>
        </w:rPr>
        <w:t>AND</w:t>
      </w:r>
      <w:r w:rsidR="00F07F85" w:rsidRPr="00C8587C">
        <w:rPr>
          <w:rFonts w:ascii="Consolas" w:eastAsia="Times New Roman" w:hAnsi="Consolas" w:cs="Times New Roman"/>
          <w:color w:val="000000"/>
          <w:sz w:val="18"/>
          <w:szCs w:val="18"/>
          <w:bdr w:val="none" w:sz="0" w:space="0" w:color="auto" w:frame="1"/>
          <w:lang w:val="en-US" w:eastAsia="it-IT"/>
        </w:rPr>
        <w:t> scadenza&gt;</w:t>
      </w:r>
      <w:r w:rsidR="00F07F85" w:rsidRPr="00C8587C">
        <w:rPr>
          <w:rFonts w:ascii="Consolas" w:eastAsia="Times New Roman" w:hAnsi="Consolas" w:cs="Times New Roman"/>
          <w:b/>
          <w:bCs/>
          <w:color w:val="006699"/>
          <w:sz w:val="18"/>
          <w:szCs w:val="18"/>
          <w:bdr w:val="none" w:sz="0" w:space="0" w:color="auto" w:frame="1"/>
          <w:lang w:val="en-US" w:eastAsia="it-IT"/>
        </w:rPr>
        <w:t>CURRENT_DATE</w:t>
      </w:r>
      <w:r w:rsidR="00F07F85" w:rsidRPr="00C8587C">
        <w:rPr>
          <w:rFonts w:ascii="Consolas" w:eastAsia="Times New Roman" w:hAnsi="Consolas" w:cs="Times New Roman"/>
          <w:color w:val="000000"/>
          <w:sz w:val="18"/>
          <w:szCs w:val="18"/>
          <w:bdr w:val="none" w:sz="0" w:space="0" w:color="auto" w:frame="1"/>
          <w:lang w:val="en-US" w:eastAsia="it-IT"/>
        </w:rPr>
        <w:t> </w:t>
      </w:r>
      <w:r w:rsidR="00F07F85" w:rsidRPr="00C8587C">
        <w:rPr>
          <w:rFonts w:ascii="Consolas" w:eastAsia="Times New Roman" w:hAnsi="Consolas" w:cs="Times New Roman"/>
          <w:b/>
          <w:bCs/>
          <w:color w:val="006699"/>
          <w:sz w:val="18"/>
          <w:szCs w:val="18"/>
          <w:bdr w:val="none" w:sz="0" w:space="0" w:color="auto" w:frame="1"/>
          <w:lang w:val="en-US" w:eastAsia="it-IT"/>
        </w:rPr>
        <w:t>THEN</w:t>
      </w:r>
      <w:r w:rsidR="00F07F85" w:rsidRPr="00C8587C">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8587C">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Rata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w:t>
      </w:r>
      <w:r w:rsidRPr="00F07F85">
        <w:rPr>
          <w:rFonts w:ascii="Consolas" w:eastAsia="Times New Roman" w:hAnsi="Consolas" w:cs="Times New Roman"/>
          <w:color w:val="0000FF"/>
          <w:sz w:val="18"/>
          <w:szCs w:val="18"/>
          <w:bdr w:val="none" w:sz="0" w:space="0" w:color="auto" w:frame="1"/>
          <w:lang w:eastAsia="it-IT"/>
        </w:rPr>
        <w:t>'non saldato'</w:t>
      </w:r>
      <w:r w:rsidRPr="00F07F85">
        <w:rPr>
          <w:rFonts w:ascii="Consolas" w:eastAsia="Times New Roman" w:hAnsi="Consolas" w:cs="Times New Roman"/>
          <w:color w:val="000000"/>
          <w:sz w:val="18"/>
          <w:szCs w:val="18"/>
          <w:bdr w:val="none" w:sz="0" w:space="0" w:color="auto" w:frame="1"/>
          <w:lang w:eastAsia="it-IT"/>
        </w:rPr>
        <w:t>, importo);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log_rata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importo);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011386" w:rsidP="003B088E">
      <w:r>
        <w:t xml:space="preserve">Questa </w:t>
      </w:r>
      <w:r w:rsidRPr="00011386">
        <w:rPr>
          <w:b/>
        </w:rPr>
        <w:t>stored procedure</w:t>
      </w:r>
      <w:r>
        <w:t xml:space="preserve"> implementa </w:t>
      </w:r>
      <w:r w:rsidRPr="00AA240B">
        <w:rPr>
          <w:i/>
        </w:rPr>
        <w:t>l’inserimento di una rata relativa ad un determinato contratto</w:t>
      </w:r>
      <w:r>
        <w:t xml:space="preserve">. Prima di procedere con l’inserimento nella tabella </w:t>
      </w:r>
      <w:r w:rsidRPr="00011386">
        <w:rPr>
          <w:b/>
        </w:rPr>
        <w:t>Rata</w:t>
      </w:r>
      <w:r>
        <w:t xml:space="preserve">, vengono eseguiti alcuni controlli: il contratto deve prevedere un pagamento rateizzato (variabile </w:t>
      </w:r>
      <w:r w:rsidRPr="00AA240B">
        <w:rPr>
          <w:i/>
        </w:rPr>
        <w:t>controllo_pagamento_rateizzato</w:t>
      </w:r>
      <w:r>
        <w:t>, che conterr</w:t>
      </w:r>
      <w:r w:rsidRPr="00011386">
        <w:t>à</w:t>
      </w:r>
      <w:r>
        <w:t xml:space="preserve"> 0 se non </w:t>
      </w:r>
      <w:r w:rsidRPr="00011386">
        <w:t>è</w:t>
      </w:r>
      <w:r>
        <w:t xml:space="preserve"> previsto oppure 1 se </w:t>
      </w:r>
      <w:r w:rsidRPr="00F07F85">
        <w:t>è</w:t>
      </w:r>
      <w:r>
        <w:t xml:space="preserve"> previsto), il pagamento del contratto non deve essere gi</w:t>
      </w:r>
      <w:r w:rsidRPr="00011386">
        <w:t>à</w:t>
      </w:r>
      <w:r>
        <w:t xml:space="preserve"> stato saldato, l’importo del contratto deve essere minore dell’importo della singola rata che stiamo inserendo e la scadenza deve essere maggiore della data in cui si inserisce il contratto. Manca un controllo secondo il quale la somma degli importi delle rate deve essere uguale all’importo totale del contratto, ma sar</w:t>
      </w:r>
      <w:r w:rsidRPr="00011386">
        <w:t>à</w:t>
      </w:r>
      <w:r>
        <w:t xml:space="preserve"> implementato attraverso un evento nella sezione business rules: da questo deriva l’inserimento nella tabella </w:t>
      </w:r>
      <w:r w:rsidRPr="00011386">
        <w:rPr>
          <w:b/>
        </w:rPr>
        <w:t>log_rata</w:t>
      </w:r>
      <w:r>
        <w:t xml:space="preserve"> degli stessi dati della rata che stiamo inserendo.</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Inserimento accesso sala</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DROP</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IF EXISTS `Progetto`.`inserimento_accesso_sala`;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USE `Progetto`$$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CREATE</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`inserimento_accesso_sala`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centro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sala </w:t>
      </w:r>
      <w:r w:rsidRPr="00EB4905">
        <w:rPr>
          <w:rFonts w:ascii="Consolas" w:eastAsia="Times New Roman" w:hAnsi="Consolas" w:cs="Times New Roman"/>
          <w:b/>
          <w:bCs/>
          <w:color w:val="006699"/>
          <w:sz w:val="18"/>
          <w:szCs w:val="18"/>
          <w:bdr w:val="none" w:sz="0" w:space="0" w:color="auto" w:frame="1"/>
          <w:lang w:eastAsia="it-IT"/>
        </w:rPr>
        <w:t>VARCHAR</w:t>
      </w:r>
      <w:r w:rsidRPr="00EB4905">
        <w:rPr>
          <w:rFonts w:ascii="Consolas" w:eastAsia="Times New Roman" w:hAnsi="Consolas" w:cs="Times New Roman"/>
          <w:color w:val="000000"/>
          <w:sz w:val="18"/>
          <w:szCs w:val="18"/>
          <w:bdr w:val="none" w:sz="0" w:space="0" w:color="auto" w:frame="1"/>
          <w:lang w:eastAsia="it-IT"/>
        </w:rPr>
        <w:t>(45),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accessi_settimanali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controllo_sede_contratto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DEFAULT</w:t>
      </w:r>
      <w:r w:rsidRPr="00EB4905">
        <w:rPr>
          <w:rFonts w:ascii="Consolas" w:eastAsia="Times New Roman" w:hAnsi="Consolas" w:cs="Times New Roman"/>
          <w:color w:val="000000"/>
          <w:sz w:val="18"/>
          <w:szCs w:val="18"/>
          <w:bdr w:val="none" w:sz="0" w:space="0" w:color="auto" w:frame="1"/>
          <w:lang w:eastAsia="it-IT"/>
        </w:rPr>
        <w:t> 0;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EXIT HANDLER </w:t>
      </w:r>
      <w:r w:rsidRPr="00EB4905">
        <w:rPr>
          <w:rFonts w:ascii="Consolas" w:eastAsia="Times New Roman" w:hAnsi="Consolas" w:cs="Times New Roman"/>
          <w:b/>
          <w:bCs/>
          <w:color w:val="006699"/>
          <w:sz w:val="18"/>
          <w:szCs w:val="18"/>
          <w:bdr w:val="none" w:sz="0" w:space="0" w:color="auto" w:frame="1"/>
          <w:lang w:eastAsia="it-IT"/>
        </w:rPr>
        <w:t>FOR</w:t>
      </w:r>
      <w:r w:rsidRPr="00EB4905">
        <w:rPr>
          <w:rFonts w:ascii="Consolas" w:eastAsia="Times New Roman" w:hAnsi="Consolas" w:cs="Times New Roman"/>
          <w:color w:val="000000"/>
          <w:sz w:val="18"/>
          <w:szCs w:val="18"/>
          <w:bdr w:val="none" w:sz="0" w:space="0" w:color="auto" w:frame="1"/>
          <w:lang w:eastAsia="it-IT"/>
        </w:rPr>
        <w:t> SQLEXCEPTION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ROLLBACK</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0000FF"/>
          <w:sz w:val="18"/>
          <w:szCs w:val="18"/>
          <w:bdr w:val="none" w:sz="0" w:space="0" w:color="auto" w:frame="1"/>
          <w:lang w:eastAsia="it-IT"/>
        </w:rPr>
        <w:t>"Si e' verificato un errore!"</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FF1493"/>
          <w:sz w:val="18"/>
          <w:szCs w:val="18"/>
          <w:bdr w:val="none" w:sz="0" w:space="0" w:color="auto" w:frame="1"/>
          <w:lang w:eastAsia="it-IT"/>
        </w:rPr>
        <w:t>COUNT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controllo_sede_contratto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lastRenderedPageBreak/>
        <w:t>        </w:t>
      </w:r>
      <w:r w:rsidRPr="00EB4905">
        <w:rPr>
          <w:rFonts w:ascii="Consolas" w:eastAsia="Times New Roman" w:hAnsi="Consolas" w:cs="Times New Roman"/>
          <w:b/>
          <w:bCs/>
          <w:color w:val="006699"/>
          <w:sz w:val="18"/>
          <w:szCs w:val="18"/>
          <w:bdr w:val="none" w:sz="0" w:space="0" w:color="auto" w:frame="1"/>
          <w:lang w:eastAsia="it-IT"/>
        </w:rPr>
        <w:t>FROM</w:t>
      </w:r>
      <w:r w:rsidRPr="00EB4905">
        <w:rPr>
          <w:rFonts w:ascii="Consolas" w:eastAsia="Times New Roman" w:hAnsi="Consolas" w:cs="Times New Roman"/>
          <w:color w:val="000000"/>
          <w:sz w:val="18"/>
          <w:szCs w:val="18"/>
          <w:bdr w:val="none" w:sz="0" w:space="0" w:color="auto" w:frame="1"/>
          <w:lang w:eastAsia="it-IT"/>
        </w:rPr>
        <w:t> Sede S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WHERE</w:t>
      </w:r>
      <w:r w:rsidRPr="00EB4905">
        <w:rPr>
          <w:rFonts w:ascii="Consolas" w:eastAsia="Times New Roman" w:hAnsi="Consolas" w:cs="Times New Roman"/>
          <w:color w:val="000000"/>
          <w:sz w:val="18"/>
          <w:szCs w:val="18"/>
          <w:bdr w:val="none" w:sz="0" w:space="0" w:color="auto" w:frame="1"/>
          <w:lang w:eastAsia="it-IT"/>
        </w:rPr>
        <w:t> S.Contratto=contratto </w:t>
      </w:r>
      <w:r w:rsidRPr="00EB4905">
        <w:rPr>
          <w:rFonts w:ascii="Consolas" w:eastAsia="Times New Roman" w:hAnsi="Consolas" w:cs="Times New Roman"/>
          <w:color w:val="808080"/>
          <w:sz w:val="18"/>
          <w:szCs w:val="18"/>
          <w:bdr w:val="none" w:sz="0" w:space="0" w:color="auto" w:frame="1"/>
          <w:lang w:eastAsia="it-IT"/>
        </w:rPr>
        <w:t>AND</w:t>
      </w:r>
      <w:r w:rsidRPr="00EB4905">
        <w:rPr>
          <w:rFonts w:ascii="Consolas" w:eastAsia="Times New Roman" w:hAnsi="Consolas" w:cs="Times New Roman"/>
          <w:color w:val="000000"/>
          <w:sz w:val="18"/>
          <w:szCs w:val="18"/>
          <w:bdr w:val="none" w:sz="0" w:space="0" w:color="auto" w:frame="1"/>
          <w:lang w:eastAsia="it-IT"/>
        </w:rPr>
        <w:t> S.Centro=centro;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IF controllo_sede_contratto&gt;0 </w:t>
      </w:r>
      <w:r w:rsidRPr="00EB4905">
        <w:rPr>
          <w:rFonts w:ascii="Consolas" w:eastAsia="Times New Roman" w:hAnsi="Consolas" w:cs="Times New Roman"/>
          <w:b/>
          <w:bCs/>
          <w:color w:val="006699"/>
          <w:sz w:val="18"/>
          <w:szCs w:val="18"/>
          <w:bdr w:val="none" w:sz="0" w:space="0" w:color="auto" w:frame="1"/>
          <w:lang w:eastAsia="it-IT"/>
        </w:rPr>
        <w:t>THEN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INSERT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Possibilita_accesso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VALUES</w:t>
      </w:r>
      <w:r w:rsidRPr="00EB4905">
        <w:rPr>
          <w:rFonts w:ascii="Consolas" w:eastAsia="Times New Roman" w:hAnsi="Consolas" w:cs="Times New Roman"/>
          <w:color w:val="000000"/>
          <w:sz w:val="18"/>
          <w:szCs w:val="18"/>
          <w:bdr w:val="none" w:sz="0" w:space="0" w:color="auto" w:frame="1"/>
          <w:lang w:eastAsia="it-IT"/>
        </w:rPr>
        <w:t> (contratto, sala, centro, accessi_settimanali);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IF;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011386" w:rsidRDefault="00EB4905" w:rsidP="003B088E">
      <w:r>
        <w:t xml:space="preserve">Questa </w:t>
      </w:r>
      <w:r w:rsidRPr="009D376A">
        <w:rPr>
          <w:b/>
        </w:rPr>
        <w:t>stored procedure</w:t>
      </w:r>
      <w:r>
        <w:t xml:space="preserve"> </w:t>
      </w:r>
      <w:r w:rsidRPr="00AA240B">
        <w:rPr>
          <w:i/>
        </w:rPr>
        <w:t>implementa l’inserimento di un determinato numero di accessi settimanali</w:t>
      </w:r>
      <w:r>
        <w:t xml:space="preserve"> ad una specifica sala per un contratto. L’unico controllo necessario riguarda l’esistenza del centro</w:t>
      </w:r>
      <w:r w:rsidR="00AA240B">
        <w:t>, da passare</w:t>
      </w:r>
      <w:r>
        <w:t xml:space="preserve"> come argomento alla stored procedure nella tabella </w:t>
      </w:r>
      <w:r w:rsidRPr="00AA240B">
        <w:rPr>
          <w:i/>
        </w:rPr>
        <w:t>Sede</w:t>
      </w:r>
      <w:r w:rsidR="00AA240B">
        <w:rPr>
          <w:i/>
        </w:rPr>
        <w:t>,</w:t>
      </w:r>
      <w:r w:rsidR="00AA240B">
        <w:t xml:space="preserve"> </w:t>
      </w:r>
      <w:r>
        <w:t xml:space="preserve">in una row insieme a quel determinato contratto. Se </w:t>
      </w:r>
      <w:r w:rsidR="00AA240B">
        <w:t>il centro</w:t>
      </w:r>
      <w:r>
        <w:t xml:space="preserve"> </w:t>
      </w:r>
      <w:r w:rsidRPr="00EB4905">
        <w:t>è</w:t>
      </w:r>
      <w:r>
        <w:t xml:space="preserve"> presente, allora l’inserimento nella tabella </w:t>
      </w:r>
      <w:r w:rsidRPr="00AA240B">
        <w:rPr>
          <w:i/>
        </w:rPr>
        <w:t>Possibilita_accesso</w:t>
      </w:r>
      <w:r>
        <w:t xml:space="preserve"> viene eseguito.</w:t>
      </w:r>
    </w:p>
    <w:p w:rsidR="00E57BF6" w:rsidRDefault="00E57BF6" w:rsidP="00B3557E">
      <w:pPr>
        <w:pStyle w:val="Heading3"/>
      </w:pPr>
      <w:bookmarkStart w:id="145" w:name="_Toc498878194"/>
      <w:r>
        <w:t>Operazione 7</w:t>
      </w:r>
      <w:bookmarkEnd w:id="145"/>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Tabella errore</w:t>
      </w:r>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7BF6">
        <w:rPr>
          <w:rFonts w:ascii="Consolas" w:eastAsia="Times New Roman" w:hAnsi="Consolas" w:cs="Times New Roman"/>
          <w:b/>
          <w:bCs/>
          <w:color w:val="006699"/>
          <w:sz w:val="18"/>
          <w:szCs w:val="18"/>
          <w:bdr w:val="none" w:sz="0" w:space="0" w:color="auto" w:frame="1"/>
          <w:lang w:val="en-US" w:eastAsia="it-IT"/>
        </w:rPr>
        <w:t>CREATE</w:t>
      </w: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b/>
          <w:bCs/>
          <w:color w:val="006699"/>
          <w:sz w:val="18"/>
          <w:szCs w:val="18"/>
          <w:bdr w:val="none" w:sz="0" w:space="0" w:color="auto" w:frame="1"/>
          <w:lang w:val="en-US" w:eastAsia="it-IT"/>
        </w:rPr>
        <w:t>TABLE</w:t>
      </w:r>
      <w:r w:rsidRPr="00E57BF6">
        <w:rPr>
          <w:rFonts w:ascii="Consolas" w:eastAsia="Times New Roman" w:hAnsi="Consolas" w:cs="Times New Roman"/>
          <w:color w:val="000000"/>
          <w:sz w:val="18"/>
          <w:szCs w:val="18"/>
          <w:bdr w:val="none" w:sz="0" w:space="0" w:color="auto" w:frame="1"/>
          <w:lang w:val="en-US" w:eastAsia="it-IT"/>
        </w:rPr>
        <w:t> IF </w:t>
      </w:r>
      <w:r w:rsidRPr="00E57BF6">
        <w:rPr>
          <w:rFonts w:ascii="Consolas" w:eastAsia="Times New Roman" w:hAnsi="Consolas" w:cs="Times New Roman"/>
          <w:color w:val="808080"/>
          <w:sz w:val="18"/>
          <w:szCs w:val="18"/>
          <w:bdr w:val="none" w:sz="0" w:space="0" w:color="auto" w:frame="1"/>
          <w:lang w:val="en-US" w:eastAsia="it-IT"/>
        </w:rPr>
        <w:t>NOT</w:t>
      </w:r>
      <w:r w:rsidRPr="00E57BF6">
        <w:rPr>
          <w:rFonts w:ascii="Consolas" w:eastAsia="Times New Roman" w:hAnsi="Consolas" w:cs="Times New Roman"/>
          <w:color w:val="000000"/>
          <w:sz w:val="18"/>
          <w:szCs w:val="18"/>
          <w:bdr w:val="none" w:sz="0" w:space="0" w:color="auto" w:frame="1"/>
          <w:lang w:val="en-US" w:eastAsia="it-IT"/>
        </w:rPr>
        <w:t> EXISTS `Progetto`.`Errore` (  </w:t>
      </w:r>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color w:val="000000"/>
          <w:sz w:val="18"/>
          <w:szCs w:val="18"/>
          <w:bdr w:val="none" w:sz="0" w:space="0" w:color="auto" w:frame="1"/>
          <w:lang w:eastAsia="it-IT"/>
        </w:rPr>
        <w:t>`TimestampErrore`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`TestoErrore`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(300)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PRIMARY</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KEY</w:t>
      </w:r>
      <w:r w:rsidRPr="00E57BF6">
        <w:rPr>
          <w:rFonts w:ascii="Consolas" w:eastAsia="Times New Roman" w:hAnsi="Consolas" w:cs="Times New Roman"/>
          <w:color w:val="000000"/>
          <w:sz w:val="18"/>
          <w:szCs w:val="18"/>
          <w:bdr w:val="none" w:sz="0" w:space="0" w:color="auto" w:frame="1"/>
          <w:lang w:eastAsia="it-IT"/>
        </w:rPr>
        <w:t>(`TimestampErrore`, `TestoErrore`))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ENGINE = InnoDB;  </w:t>
      </w:r>
    </w:p>
    <w:p w:rsidR="00E57BF6" w:rsidRDefault="00E57BF6" w:rsidP="00E57BF6">
      <w:r>
        <w:t xml:space="preserve">La tabella </w:t>
      </w:r>
      <w:r w:rsidRPr="00AA240B">
        <w:rPr>
          <w:b/>
          <w:i/>
        </w:rPr>
        <w:t>Errore</w:t>
      </w:r>
      <w:r>
        <w:t xml:space="preserve"> viene </w:t>
      </w:r>
      <w:r w:rsidRPr="00C26D01">
        <w:rPr>
          <w:i/>
        </w:rPr>
        <w:t xml:space="preserve">creata con il fine di poter memorizzare </w:t>
      </w:r>
      <w:r w:rsidR="00833DAC" w:rsidRPr="00C26D01">
        <w:rPr>
          <w:i/>
        </w:rPr>
        <w:t>eventuali errori</w:t>
      </w:r>
      <w:r w:rsidR="00833DAC">
        <w:t xml:space="preserve"> in event o trigger, i quali non possono mostrare qualcosa come risultato (soluzione che è</w:t>
      </w:r>
      <w:r w:rsidR="00833DAC" w:rsidRPr="00833DAC">
        <w:t xml:space="preserve"> </w:t>
      </w:r>
      <w:r w:rsidR="00833DAC">
        <w:t>stata adottata nelle procedure attraverso un handler di uscita che, qualora si presenti una sqlexception, stampa “</w:t>
      </w:r>
      <w:r w:rsidR="00833DAC" w:rsidRPr="00833DAC">
        <w:rPr>
          <w:rFonts w:ascii="Courier New" w:hAnsi="Courier New" w:cs="Courier New"/>
        </w:rPr>
        <w:t>Si è verificato un errore!</w:t>
      </w:r>
      <w:r w:rsidR="00833DAC">
        <w:t>”). Grazie al timestamp e al testo dell’errore, sarà</w:t>
      </w:r>
      <w:r w:rsidR="00833DAC" w:rsidRPr="00833DAC">
        <w:t xml:space="preserve"> possibile risalire </w:t>
      </w:r>
      <w:r w:rsidR="00833DAC">
        <w:t>alla causa di esso e correggerla.</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Log table 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833DAC">
        <w:rPr>
          <w:rFonts w:ascii="Consolas" w:eastAsia="Times New Roman" w:hAnsi="Consolas" w:cs="Times New Roman"/>
          <w:b/>
          <w:bCs/>
          <w:color w:val="006699"/>
          <w:sz w:val="18"/>
          <w:szCs w:val="18"/>
          <w:bdr w:val="none" w:sz="0" w:space="0" w:color="auto" w:frame="1"/>
          <w:lang w:val="en-US" w:eastAsia="it-IT"/>
        </w:rPr>
        <w:t>CREATE</w:t>
      </w: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b/>
          <w:bCs/>
          <w:color w:val="006699"/>
          <w:sz w:val="18"/>
          <w:szCs w:val="18"/>
          <w:bdr w:val="none" w:sz="0" w:space="0" w:color="auto" w:frame="1"/>
          <w:lang w:val="en-US" w:eastAsia="it-IT"/>
        </w:rPr>
        <w:t>TABLE</w:t>
      </w:r>
      <w:r w:rsidRPr="00833DAC">
        <w:rPr>
          <w:rFonts w:ascii="Consolas" w:eastAsia="Times New Roman" w:hAnsi="Consolas" w:cs="Times New Roman"/>
          <w:color w:val="000000"/>
          <w:sz w:val="18"/>
          <w:szCs w:val="18"/>
          <w:bdr w:val="none" w:sz="0" w:space="0" w:color="auto" w:frame="1"/>
          <w:lang w:val="en-US" w:eastAsia="it-IT"/>
        </w:rPr>
        <w:t> IF </w:t>
      </w:r>
      <w:r w:rsidRPr="00833DAC">
        <w:rPr>
          <w:rFonts w:ascii="Consolas" w:eastAsia="Times New Roman" w:hAnsi="Consolas" w:cs="Times New Roman"/>
          <w:color w:val="808080"/>
          <w:sz w:val="18"/>
          <w:szCs w:val="18"/>
          <w:bdr w:val="none" w:sz="0" w:space="0" w:color="auto" w:frame="1"/>
          <w:lang w:val="en-US" w:eastAsia="it-IT"/>
        </w:rPr>
        <w:t>NOT</w:t>
      </w:r>
      <w:r w:rsidRPr="00833DAC">
        <w:rPr>
          <w:rFonts w:ascii="Consolas" w:eastAsia="Times New Roman" w:hAnsi="Consolas" w:cs="Times New Roman"/>
          <w:color w:val="000000"/>
          <w:sz w:val="18"/>
          <w:szCs w:val="18"/>
          <w:bdr w:val="none" w:sz="0" w:space="0" w:color="auto" w:frame="1"/>
          <w:lang w:val="en-US" w:eastAsia="it-IT"/>
        </w:rPr>
        <w:t> EXISTS `Progetto`.`log_utilizzo` (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color w:val="000000"/>
          <w:sz w:val="18"/>
          <w:szCs w:val="18"/>
          <w:bdr w:val="none" w:sz="0" w:space="0" w:color="auto" w:frame="1"/>
          <w:lang w:eastAsia="it-IT"/>
        </w:rPr>
        <w:t>`Inizio` </w:t>
      </w:r>
      <w:r w:rsidRPr="00833DAC">
        <w:rPr>
          <w:rFonts w:ascii="Consolas" w:eastAsia="Times New Roman" w:hAnsi="Consolas" w:cs="Times New Roman"/>
          <w:b/>
          <w:bCs/>
          <w:color w:val="006699"/>
          <w:sz w:val="18"/>
          <w:szCs w:val="18"/>
          <w:bdr w:val="none" w:sz="0" w:space="0" w:color="auto" w:frame="1"/>
          <w:lang w:eastAsia="it-IT"/>
        </w:rPr>
        <w:t>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`Esercizio`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`Cliente` </w:t>
      </w:r>
      <w:r w:rsidRPr="00833DAC">
        <w:rPr>
          <w:rFonts w:ascii="Consolas" w:eastAsia="Times New Roman" w:hAnsi="Consolas" w:cs="Times New Roman"/>
          <w:b/>
          <w:bCs/>
          <w:color w:val="006699"/>
          <w:sz w:val="18"/>
          <w:szCs w:val="18"/>
          <w:bdr w:val="none" w:sz="0" w:space="0" w:color="auto" w:frame="1"/>
          <w:lang w:eastAsia="it-IT"/>
        </w:rPr>
        <w:t>VARCHAR</w:t>
      </w:r>
      <w:r w:rsidRPr="00833DAC">
        <w:rPr>
          <w:rFonts w:ascii="Consolas" w:eastAsia="Times New Roman" w:hAnsi="Consolas" w:cs="Times New Roman"/>
          <w:color w:val="000000"/>
          <w:sz w:val="18"/>
          <w:szCs w:val="18"/>
          <w:bdr w:val="none" w:sz="0" w:space="0" w:color="auto" w:frame="1"/>
          <w:lang w:eastAsia="it-IT"/>
        </w:rPr>
        <w:t>(16)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`TempoImpiegato` </w:t>
      </w:r>
      <w:r w:rsidRPr="00833DAC">
        <w:rPr>
          <w:rFonts w:ascii="Consolas" w:eastAsia="Times New Roman" w:hAnsi="Consolas" w:cs="Times New Roman"/>
          <w:b/>
          <w:bCs/>
          <w:color w:val="006699"/>
          <w:sz w:val="18"/>
          <w:szCs w:val="18"/>
          <w:bdr w:val="none" w:sz="0" w:space="0" w:color="auto" w:frame="1"/>
          <w:lang w:eastAsia="it-IT"/>
        </w:rPr>
        <w:t>TIME</w:t>
      </w:r>
      <w:r w:rsidRPr="00833DAC">
        <w:rPr>
          <w:rFonts w:ascii="Consolas" w:eastAsia="Times New Roman" w:hAnsi="Consolas" w:cs="Times New Roman"/>
          <w:color w:val="000000"/>
          <w:sz w:val="18"/>
          <w:szCs w:val="18"/>
          <w:bdr w:val="none" w:sz="0" w:space="0" w:color="auto" w:frame="1"/>
          <w:lang w:eastAsia="it-IT"/>
        </w:rPr>
        <w:t>(6)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`Attrezzatura`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PRIMARY</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KEY</w:t>
      </w:r>
      <w:r w:rsidRPr="00833DAC">
        <w:rPr>
          <w:rFonts w:ascii="Consolas" w:eastAsia="Times New Roman" w:hAnsi="Consolas" w:cs="Times New Roman"/>
          <w:color w:val="000000"/>
          <w:sz w:val="18"/>
          <w:szCs w:val="18"/>
          <w:bdr w:val="none" w:sz="0" w:space="0" w:color="auto" w:frame="1"/>
          <w:lang w:eastAsia="it-IT"/>
        </w:rPr>
        <w:t> (`Inizio`, `Esercizio`, `Cliente`))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ENGINE = InnoDB;  </w:t>
      </w:r>
    </w:p>
    <w:p w:rsidR="00833DAC" w:rsidRDefault="00833DAC" w:rsidP="00E57BF6">
      <w:r>
        <w:t xml:space="preserve">La log table </w:t>
      </w:r>
      <w:r w:rsidRPr="00AA240B">
        <w:rPr>
          <w:b/>
          <w:i/>
        </w:rPr>
        <w:t>log_utilizzo</w:t>
      </w:r>
      <w:r>
        <w:t xml:space="preserve"> è</w:t>
      </w:r>
      <w:r w:rsidRPr="00833DAC">
        <w:t xml:space="preserve"> </w:t>
      </w:r>
      <w:r>
        <w:t xml:space="preserve">una </w:t>
      </w:r>
      <w:r w:rsidRPr="00AA240B">
        <w:t>ridondanza</w:t>
      </w:r>
      <w:r>
        <w:t xml:space="preserve"> </w:t>
      </w:r>
      <w:r w:rsidRPr="00C26D01">
        <w:rPr>
          <w:i/>
        </w:rPr>
        <w:t>utilizzata per velocizzare il processo di aggiornamento dell’usura</w:t>
      </w:r>
      <w:r>
        <w:t xml:space="preserve"> dei macchinari. Gli attributi di tale tabella sono gli stessi della tabella </w:t>
      </w:r>
      <w:r w:rsidRPr="00AA240B">
        <w:rPr>
          <w:i/>
        </w:rPr>
        <w:t>Esercizio_svolto</w:t>
      </w:r>
      <w:r w:rsidR="00AA240B">
        <w:t>, la quale</w:t>
      </w:r>
      <w:r>
        <w:t xml:space="preserve"> fornisce i dati necessari relativi al tempo di utilizzo dei macchinari.</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Inserimento utlizzo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DROP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IF EXISTS `Progetto`.`inserimento_utilizzo`;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USE `Progetto`$$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CREATE</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`inserimento_utilizzo`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AFTER</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ON</w:t>
      </w:r>
      <w:r w:rsidRPr="00833DAC">
        <w:rPr>
          <w:rFonts w:ascii="Consolas" w:eastAsia="Times New Roman" w:hAnsi="Consolas" w:cs="Times New Roman"/>
          <w:color w:val="000000"/>
          <w:sz w:val="18"/>
          <w:szCs w:val="18"/>
          <w:bdr w:val="none" w:sz="0" w:space="0" w:color="auto" w:frame="1"/>
          <w:lang w:eastAsia="it-IT"/>
        </w:rPr>
        <w:t> Esercizio_svolto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EACH ROW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DECLARE</w:t>
      </w:r>
      <w:r w:rsidRPr="00833DAC">
        <w:rPr>
          <w:rFonts w:ascii="Consolas" w:eastAsia="Times New Roman" w:hAnsi="Consolas" w:cs="Times New Roman"/>
          <w:color w:val="000000"/>
          <w:sz w:val="18"/>
          <w:szCs w:val="18"/>
          <w:bdr w:val="none" w:sz="0" w:space="0" w:color="auto" w:frame="1"/>
          <w:lang w:eastAsia="it-IT"/>
        </w:rPr>
        <w:t> EXIT HANDLER </w:t>
      </w: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SQLEXCEPTION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Errore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lastRenderedPageBreak/>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FF1493"/>
          <w:sz w:val="18"/>
          <w:szCs w:val="18"/>
          <w:bdr w:val="none" w:sz="0" w:space="0" w:color="auto" w:frame="1"/>
          <w:lang w:eastAsia="it-IT"/>
        </w:rPr>
        <w:t>CURRENT_TIMESTAMP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0000FF"/>
          <w:sz w:val="18"/>
          <w:szCs w:val="18"/>
          <w:bdr w:val="none" w:sz="0" w:space="0" w:color="auto" w:frame="1"/>
          <w:lang w:eastAsia="it-IT"/>
        </w:rPr>
        <w:t>"Errore durante il trigger inserimento_utilizzo"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log_utilizzo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(NEW.Inizio, NEW.Esercizio, NEW.Cliente, NEW.TempoImpiegato, </w:t>
      </w:r>
      <w:r w:rsidR="009D376A">
        <w:rPr>
          <w:rFonts w:ascii="Consolas" w:eastAsia="Times New Roman" w:hAnsi="Consolas" w:cs="Times New Roman"/>
          <w:color w:val="000000"/>
          <w:sz w:val="18"/>
          <w:szCs w:val="18"/>
          <w:bdr w:val="none" w:sz="0" w:space="0" w:color="auto" w:frame="1"/>
          <w:lang w:eastAsia="it-IT"/>
        </w:rPr>
        <w:t xml:space="preserve">                                       </w:t>
      </w:r>
      <w:r w:rsidRPr="00833DAC">
        <w:rPr>
          <w:rFonts w:ascii="Consolas" w:eastAsia="Times New Roman" w:hAnsi="Consolas" w:cs="Times New Roman"/>
          <w:color w:val="000000"/>
          <w:sz w:val="18"/>
          <w:szCs w:val="18"/>
          <w:bdr w:val="none" w:sz="0" w:space="0" w:color="auto" w:frame="1"/>
          <w:lang w:eastAsia="it-IT"/>
        </w:rPr>
        <w:t>NEW.Atrezzatura);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Default="00833DAC" w:rsidP="00E57BF6">
      <w:r>
        <w:t xml:space="preserve">Questo </w:t>
      </w:r>
      <w:r w:rsidRPr="009D376A">
        <w:rPr>
          <w:b/>
        </w:rPr>
        <w:t>trigger</w:t>
      </w:r>
      <w:r>
        <w:t xml:space="preserve"> implementa </w:t>
      </w:r>
      <w:r w:rsidRPr="00C26D01">
        <w:rPr>
          <w:i/>
        </w:rPr>
        <w:t>l’inserimento</w:t>
      </w:r>
      <w:r w:rsidR="00A632EC" w:rsidRPr="00C26D01">
        <w:rPr>
          <w:i/>
        </w:rPr>
        <w:t xml:space="preserve"> dei dati</w:t>
      </w:r>
      <w:r w:rsidRPr="00C26D01">
        <w:rPr>
          <w:i/>
        </w:rPr>
        <w:t xml:space="preserve"> all’interno della log table</w:t>
      </w:r>
      <w:r>
        <w:t xml:space="preserve"> </w:t>
      </w:r>
      <w:r w:rsidRPr="00A632EC">
        <w:rPr>
          <w:b/>
          <w:i/>
        </w:rPr>
        <w:t>log_utilizzo</w:t>
      </w:r>
      <w:r w:rsidR="00A632EC">
        <w:t>. E</w:t>
      </w:r>
      <w:r>
        <w:t xml:space="preserve">sso scatta nel momento in cui viene eseguito un inserimento all’interno della tabella </w:t>
      </w:r>
      <w:r w:rsidRPr="00A632EC">
        <w:rPr>
          <w:i/>
        </w:rPr>
        <w:t>Esercizio_svolto</w:t>
      </w:r>
      <w:r w:rsidR="00A632EC">
        <w:t xml:space="preserve"> </w:t>
      </w:r>
      <w:r>
        <w:t>e inserisce esattamente gli stessi dati della nuova row.</w:t>
      </w:r>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46" w:author="Utente" w:date="2017-11-19T23:41:00Z"/>
          <w:rFonts w:ascii="Consolas" w:eastAsia="Times New Roman" w:hAnsi="Consolas" w:cs="Times New Roman"/>
          <w:color w:val="5C5C5C"/>
          <w:sz w:val="18"/>
          <w:szCs w:val="18"/>
          <w:lang w:eastAsia="it-IT"/>
        </w:rPr>
      </w:pPr>
      <w:del w:id="147" w:author="Utente" w:date="2017-11-19T23:41:00Z">
        <w:r w:rsidRPr="00607566" w:rsidDel="002B093D">
          <w:rPr>
            <w:rFonts w:ascii="Consolas" w:eastAsia="Times New Roman" w:hAnsi="Consolas" w:cs="Times New Roman"/>
            <w:color w:val="008200"/>
            <w:sz w:val="18"/>
            <w:szCs w:val="18"/>
            <w:bdr w:val="none" w:sz="0" w:space="0" w:color="auto" w:frame="1"/>
            <w:lang w:eastAsia="it-IT"/>
          </w:rPr>
          <w:delText>-- -----------------------------------------------------</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48" w:author="Utente" w:date="2017-11-19T23:41:00Z"/>
          <w:rFonts w:ascii="Consolas" w:eastAsia="Times New Roman" w:hAnsi="Consolas" w:cs="Times New Roman"/>
          <w:color w:val="5C5C5C"/>
          <w:sz w:val="18"/>
          <w:szCs w:val="18"/>
          <w:lang w:eastAsia="it-IT"/>
        </w:rPr>
      </w:pPr>
      <w:del w:id="149" w:author="Utente" w:date="2017-11-19T23:41:00Z">
        <w:r w:rsidRPr="00607566" w:rsidDel="002B093D">
          <w:rPr>
            <w:rFonts w:ascii="Consolas" w:eastAsia="Times New Roman" w:hAnsi="Consolas" w:cs="Times New Roman"/>
            <w:color w:val="008200"/>
            <w:sz w:val="18"/>
            <w:szCs w:val="18"/>
            <w:bdr w:val="none" w:sz="0" w:space="0" w:color="auto" w:frame="1"/>
            <w:lang w:eastAsia="it-IT"/>
          </w:rPr>
          <w:delText>-- Aggiornamento usura</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50" w:author="Utente" w:date="2017-11-19T23:41:00Z"/>
          <w:rFonts w:ascii="Consolas" w:eastAsia="Times New Roman" w:hAnsi="Consolas" w:cs="Times New Roman"/>
          <w:color w:val="5C5C5C"/>
          <w:sz w:val="18"/>
          <w:szCs w:val="18"/>
          <w:lang w:eastAsia="it-IT"/>
        </w:rPr>
      </w:pPr>
      <w:del w:id="151" w:author="Utente" w:date="2017-11-19T23:41:00Z">
        <w:r w:rsidRPr="00607566" w:rsidDel="002B093D">
          <w:rPr>
            <w:rFonts w:ascii="Consolas" w:eastAsia="Times New Roman" w:hAnsi="Consolas" w:cs="Times New Roman"/>
            <w:color w:val="008200"/>
            <w:sz w:val="18"/>
            <w:szCs w:val="18"/>
            <w:bdr w:val="none" w:sz="0" w:space="0" w:color="auto" w:frame="1"/>
            <w:lang w:eastAsia="it-IT"/>
          </w:rPr>
          <w:delText>-- -----------------------------------------------------</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52" w:author="Utente" w:date="2017-11-19T23:41:00Z"/>
          <w:rFonts w:ascii="Consolas" w:eastAsia="Times New Roman" w:hAnsi="Consolas" w:cs="Times New Roman"/>
          <w:color w:val="5C5C5C"/>
          <w:sz w:val="18"/>
          <w:szCs w:val="18"/>
          <w:lang w:val="en-US" w:eastAsia="it-IT"/>
        </w:rPr>
      </w:pPr>
      <w:del w:id="153" w:author="Utente" w:date="2017-11-19T23:41:00Z">
        <w:r w:rsidRPr="00607566" w:rsidDel="002B093D">
          <w:rPr>
            <w:rFonts w:ascii="Consolas" w:eastAsia="Times New Roman" w:hAnsi="Consolas" w:cs="Times New Roman"/>
            <w:b/>
            <w:bCs/>
            <w:color w:val="006699"/>
            <w:sz w:val="18"/>
            <w:szCs w:val="18"/>
            <w:bdr w:val="none" w:sz="0" w:space="0" w:color="auto" w:frame="1"/>
            <w:lang w:val="en-US" w:eastAsia="it-IT"/>
          </w:rPr>
          <w:delText>DROP</w:delText>
        </w:r>
        <w:r w:rsidRPr="00607566" w:rsidDel="002B093D">
          <w:rPr>
            <w:rFonts w:ascii="Consolas" w:eastAsia="Times New Roman" w:hAnsi="Consolas" w:cs="Times New Roman"/>
            <w:color w:val="000000"/>
            <w:sz w:val="18"/>
            <w:szCs w:val="18"/>
            <w:bdr w:val="none" w:sz="0" w:space="0" w:color="auto" w:frame="1"/>
            <w:lang w:val="en-US" w:eastAsia="it-IT"/>
          </w:rPr>
          <w:delText> EVENT IF EXISTS `Progetto`.`aggiornamento_usura`;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54" w:author="Utente" w:date="2017-11-19T23:41:00Z"/>
          <w:rFonts w:ascii="Consolas" w:eastAsia="Times New Roman" w:hAnsi="Consolas" w:cs="Times New Roman"/>
          <w:color w:val="5C5C5C"/>
          <w:sz w:val="18"/>
          <w:szCs w:val="18"/>
          <w:lang w:eastAsia="it-IT"/>
        </w:rPr>
      </w:pPr>
      <w:del w:id="15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DELIMITER $$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56" w:author="Utente" w:date="2017-11-19T23:41:00Z"/>
          <w:rFonts w:ascii="Consolas" w:eastAsia="Times New Roman" w:hAnsi="Consolas" w:cs="Times New Roman"/>
          <w:color w:val="5C5C5C"/>
          <w:sz w:val="18"/>
          <w:szCs w:val="18"/>
          <w:lang w:eastAsia="it-IT"/>
        </w:rPr>
      </w:pPr>
      <w:del w:id="15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USE `Progetto`$$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58" w:author="Utente" w:date="2017-11-19T23:41:00Z"/>
          <w:rFonts w:ascii="Consolas" w:eastAsia="Times New Roman" w:hAnsi="Consolas" w:cs="Times New Roman"/>
          <w:color w:val="5C5C5C"/>
          <w:sz w:val="18"/>
          <w:szCs w:val="18"/>
          <w:lang w:eastAsia="it-IT"/>
        </w:rPr>
      </w:pPr>
      <w:del w:id="159" w:author="Utente" w:date="2017-11-19T23:41:00Z">
        <w:r w:rsidRPr="00607566" w:rsidDel="002B093D">
          <w:rPr>
            <w:rFonts w:ascii="Consolas" w:eastAsia="Times New Roman" w:hAnsi="Consolas" w:cs="Times New Roman"/>
            <w:b/>
            <w:bCs/>
            <w:color w:val="006699"/>
            <w:sz w:val="18"/>
            <w:szCs w:val="18"/>
            <w:bdr w:val="none" w:sz="0" w:space="0" w:color="auto" w:frame="1"/>
            <w:lang w:eastAsia="it-IT"/>
          </w:rPr>
          <w:delText>CREATE</w:delText>
        </w:r>
        <w:r w:rsidRPr="00607566" w:rsidDel="002B093D">
          <w:rPr>
            <w:rFonts w:ascii="Consolas" w:eastAsia="Times New Roman" w:hAnsi="Consolas" w:cs="Times New Roman"/>
            <w:color w:val="000000"/>
            <w:sz w:val="18"/>
            <w:szCs w:val="18"/>
            <w:bdr w:val="none" w:sz="0" w:space="0" w:color="auto" w:frame="1"/>
            <w:lang w:eastAsia="it-IT"/>
          </w:rPr>
          <w:delText> EVENT `aggiornamento_usura`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60" w:author="Utente" w:date="2017-11-19T23:41:00Z"/>
          <w:rFonts w:ascii="Consolas" w:eastAsia="Times New Roman" w:hAnsi="Consolas" w:cs="Times New Roman"/>
          <w:color w:val="5C5C5C"/>
          <w:sz w:val="18"/>
          <w:szCs w:val="18"/>
          <w:lang w:eastAsia="it-IT"/>
        </w:rPr>
      </w:pPr>
      <w:del w:id="161" w:author="Utente" w:date="2017-11-19T23:41:00Z">
        <w:r w:rsidRPr="00607566" w:rsidDel="002B093D">
          <w:rPr>
            <w:rFonts w:ascii="Consolas" w:eastAsia="Times New Roman" w:hAnsi="Consolas" w:cs="Times New Roman"/>
            <w:b/>
            <w:bCs/>
            <w:color w:val="006699"/>
            <w:sz w:val="18"/>
            <w:szCs w:val="18"/>
            <w:bdr w:val="none" w:sz="0" w:space="0" w:color="auto" w:frame="1"/>
            <w:lang w:eastAsia="it-IT"/>
          </w:rPr>
          <w:delText>ON</w:delText>
        </w:r>
        <w:r w:rsidRPr="00607566" w:rsidDel="002B093D">
          <w:rPr>
            <w:rFonts w:ascii="Consolas" w:eastAsia="Times New Roman" w:hAnsi="Consolas" w:cs="Times New Roman"/>
            <w:color w:val="000000"/>
            <w:sz w:val="18"/>
            <w:szCs w:val="18"/>
            <w:bdr w:val="none" w:sz="0" w:space="0" w:color="auto" w:frame="1"/>
            <w:lang w:eastAsia="it-IT"/>
          </w:rPr>
          <w:delText> SCHEDULE EVERY 7 </w:delText>
        </w:r>
        <w:r w:rsidRPr="00607566" w:rsidDel="002B093D">
          <w:rPr>
            <w:rFonts w:ascii="Consolas" w:eastAsia="Times New Roman" w:hAnsi="Consolas" w:cs="Times New Roman"/>
            <w:color w:val="FF1493"/>
            <w:sz w:val="18"/>
            <w:szCs w:val="18"/>
            <w:bdr w:val="none" w:sz="0" w:space="0" w:color="auto" w:frame="1"/>
            <w:lang w:eastAsia="it-IT"/>
          </w:rPr>
          <w:delText>DAY</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62" w:author="Utente" w:date="2017-11-19T23:41:00Z"/>
          <w:rFonts w:ascii="Consolas" w:eastAsia="Times New Roman" w:hAnsi="Consolas" w:cs="Times New Roman"/>
          <w:color w:val="5C5C5C"/>
          <w:sz w:val="18"/>
          <w:szCs w:val="18"/>
          <w:lang w:eastAsia="it-IT"/>
        </w:rPr>
      </w:pPr>
      <w:del w:id="16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STARTS </w:delText>
        </w:r>
        <w:r w:rsidRPr="00607566" w:rsidDel="002B093D">
          <w:rPr>
            <w:rFonts w:ascii="Consolas" w:eastAsia="Times New Roman" w:hAnsi="Consolas" w:cs="Times New Roman"/>
            <w:color w:val="0000FF"/>
            <w:sz w:val="18"/>
            <w:szCs w:val="18"/>
            <w:bdr w:val="none" w:sz="0" w:space="0" w:color="auto" w:frame="1"/>
            <w:lang w:eastAsia="it-IT"/>
          </w:rPr>
          <w:delText>'2017-09-19 23:59:00'</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64" w:author="Utente" w:date="2017-11-19T23:41:00Z"/>
          <w:rFonts w:ascii="Consolas" w:eastAsia="Times New Roman" w:hAnsi="Consolas" w:cs="Times New Roman"/>
          <w:color w:val="5C5C5C"/>
          <w:sz w:val="18"/>
          <w:szCs w:val="18"/>
          <w:lang w:eastAsia="it-IT"/>
        </w:rPr>
      </w:pPr>
      <w:del w:id="16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DO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66" w:author="Utente" w:date="2017-11-19T23:41:00Z"/>
          <w:rFonts w:ascii="Consolas" w:eastAsia="Times New Roman" w:hAnsi="Consolas" w:cs="Times New Roman"/>
          <w:color w:val="5C5C5C"/>
          <w:sz w:val="18"/>
          <w:szCs w:val="18"/>
          <w:lang w:eastAsia="it-IT"/>
        </w:rPr>
      </w:pPr>
      <w:del w:id="16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BEGIN</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68" w:author="Utente" w:date="2017-11-19T23:41:00Z"/>
          <w:rFonts w:ascii="Consolas" w:eastAsia="Times New Roman" w:hAnsi="Consolas" w:cs="Times New Roman"/>
          <w:color w:val="5C5C5C"/>
          <w:sz w:val="18"/>
          <w:szCs w:val="18"/>
          <w:lang w:eastAsia="it-IT"/>
        </w:rPr>
      </w:pPr>
      <w:del w:id="16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70" w:author="Utente" w:date="2017-11-19T23:41:00Z"/>
          <w:rFonts w:ascii="Consolas" w:eastAsia="Times New Roman" w:hAnsi="Consolas" w:cs="Times New Roman"/>
          <w:color w:val="5C5C5C"/>
          <w:sz w:val="18"/>
          <w:szCs w:val="18"/>
          <w:lang w:eastAsia="it-IT"/>
        </w:rPr>
      </w:pPr>
      <w:del w:id="171"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DECLARE</w:delText>
        </w:r>
        <w:r w:rsidRPr="00607566" w:rsidDel="002B093D">
          <w:rPr>
            <w:rFonts w:ascii="Consolas" w:eastAsia="Times New Roman" w:hAnsi="Consolas" w:cs="Times New Roman"/>
            <w:color w:val="000000"/>
            <w:sz w:val="18"/>
            <w:szCs w:val="18"/>
            <w:bdr w:val="none" w:sz="0" w:space="0" w:color="auto" w:frame="1"/>
            <w:lang w:eastAsia="it-IT"/>
          </w:rPr>
          <w:delText> finito </w:delText>
        </w:r>
        <w:r w:rsidRPr="00607566" w:rsidDel="002B093D">
          <w:rPr>
            <w:rFonts w:ascii="Consolas" w:eastAsia="Times New Roman" w:hAnsi="Consolas" w:cs="Times New Roman"/>
            <w:b/>
            <w:bCs/>
            <w:color w:val="006699"/>
            <w:sz w:val="18"/>
            <w:szCs w:val="18"/>
            <w:bdr w:val="none" w:sz="0" w:space="0" w:color="auto" w:frame="1"/>
            <w:lang w:eastAsia="it-IT"/>
          </w:rPr>
          <w:delText>INT</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DEFAULT</w:delText>
        </w:r>
        <w:r w:rsidRPr="00607566" w:rsidDel="002B093D">
          <w:rPr>
            <w:rFonts w:ascii="Consolas" w:eastAsia="Times New Roman" w:hAnsi="Consolas" w:cs="Times New Roman"/>
            <w:color w:val="000000"/>
            <w:sz w:val="18"/>
            <w:szCs w:val="18"/>
            <w:bdr w:val="none" w:sz="0" w:space="0" w:color="auto" w:frame="1"/>
            <w:lang w:eastAsia="it-IT"/>
          </w:rPr>
          <w:delText> 0;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72" w:author="Utente" w:date="2017-11-19T23:41:00Z"/>
          <w:rFonts w:ascii="Consolas" w:eastAsia="Times New Roman" w:hAnsi="Consolas" w:cs="Times New Roman"/>
          <w:color w:val="5C5C5C"/>
          <w:sz w:val="18"/>
          <w:szCs w:val="18"/>
          <w:lang w:eastAsia="it-IT"/>
        </w:rPr>
      </w:pPr>
      <w:del w:id="17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DECLARE</w:delText>
        </w:r>
        <w:r w:rsidRPr="00607566" w:rsidDel="002B093D">
          <w:rPr>
            <w:rFonts w:ascii="Consolas" w:eastAsia="Times New Roman" w:hAnsi="Consolas" w:cs="Times New Roman"/>
            <w:color w:val="000000"/>
            <w:sz w:val="18"/>
            <w:szCs w:val="18"/>
            <w:bdr w:val="none" w:sz="0" w:space="0" w:color="auto" w:frame="1"/>
            <w:lang w:eastAsia="it-IT"/>
          </w:rPr>
          <w:delText> macchinario </w:delText>
        </w:r>
        <w:r w:rsidRPr="00607566" w:rsidDel="002B093D">
          <w:rPr>
            <w:rFonts w:ascii="Consolas" w:eastAsia="Times New Roman" w:hAnsi="Consolas" w:cs="Times New Roman"/>
            <w:b/>
            <w:bCs/>
            <w:color w:val="006699"/>
            <w:sz w:val="18"/>
            <w:szCs w:val="18"/>
            <w:bdr w:val="none" w:sz="0" w:space="0" w:color="auto" w:frame="1"/>
            <w:lang w:eastAsia="it-IT"/>
          </w:rPr>
          <w:delText>INT</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DEFAULT</w:delText>
        </w:r>
        <w:r w:rsidRPr="00607566" w:rsidDel="002B093D">
          <w:rPr>
            <w:rFonts w:ascii="Consolas" w:eastAsia="Times New Roman" w:hAnsi="Consolas" w:cs="Times New Roman"/>
            <w:color w:val="000000"/>
            <w:sz w:val="18"/>
            <w:szCs w:val="18"/>
            <w:bdr w:val="none" w:sz="0" w:space="0" w:color="auto" w:frame="1"/>
            <w:lang w:eastAsia="it-IT"/>
          </w:rPr>
          <w:delText> 0;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74" w:author="Utente" w:date="2017-11-19T23:41:00Z"/>
          <w:rFonts w:ascii="Consolas" w:eastAsia="Times New Roman" w:hAnsi="Consolas" w:cs="Times New Roman"/>
          <w:color w:val="5C5C5C"/>
          <w:sz w:val="18"/>
          <w:szCs w:val="18"/>
          <w:lang w:eastAsia="it-IT"/>
        </w:rPr>
      </w:pPr>
      <w:del w:id="17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DECLARE</w:delText>
        </w:r>
        <w:r w:rsidRPr="00607566" w:rsidDel="002B093D">
          <w:rPr>
            <w:rFonts w:ascii="Consolas" w:eastAsia="Times New Roman" w:hAnsi="Consolas" w:cs="Times New Roman"/>
            <w:color w:val="000000"/>
            <w:sz w:val="18"/>
            <w:szCs w:val="18"/>
            <w:bdr w:val="none" w:sz="0" w:space="0" w:color="auto" w:frame="1"/>
            <w:lang w:eastAsia="it-IT"/>
          </w:rPr>
          <w:delText> tempo </w:delText>
        </w:r>
        <w:r w:rsidRPr="00607566" w:rsidDel="002B093D">
          <w:rPr>
            <w:rFonts w:ascii="Consolas" w:eastAsia="Times New Roman" w:hAnsi="Consolas" w:cs="Times New Roman"/>
            <w:b/>
            <w:bCs/>
            <w:color w:val="006699"/>
            <w:sz w:val="18"/>
            <w:szCs w:val="18"/>
            <w:bdr w:val="none" w:sz="0" w:space="0" w:color="auto" w:frame="1"/>
            <w:lang w:eastAsia="it-IT"/>
          </w:rPr>
          <w:delText>DOUBLE</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DEFAULT</w:delText>
        </w:r>
        <w:r w:rsidRPr="00607566" w:rsidDel="002B093D">
          <w:rPr>
            <w:rFonts w:ascii="Consolas" w:eastAsia="Times New Roman" w:hAnsi="Consolas" w:cs="Times New Roman"/>
            <w:color w:val="000000"/>
            <w:sz w:val="18"/>
            <w:szCs w:val="18"/>
            <w:bdr w:val="none" w:sz="0" w:space="0" w:color="auto" w:frame="1"/>
            <w:lang w:eastAsia="it-IT"/>
          </w:rPr>
          <w:delText> 0;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76" w:author="Utente" w:date="2017-11-19T23:41:00Z"/>
          <w:rFonts w:ascii="Consolas" w:eastAsia="Times New Roman" w:hAnsi="Consolas" w:cs="Times New Roman"/>
          <w:color w:val="5C5C5C"/>
          <w:sz w:val="18"/>
          <w:szCs w:val="18"/>
          <w:lang w:eastAsia="it-IT"/>
        </w:rPr>
      </w:pPr>
      <w:del w:id="17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DECLARE</w:delText>
        </w:r>
        <w:r w:rsidRPr="00607566" w:rsidDel="002B093D">
          <w:rPr>
            <w:rFonts w:ascii="Consolas" w:eastAsia="Times New Roman" w:hAnsi="Consolas" w:cs="Times New Roman"/>
            <w:color w:val="000000"/>
            <w:sz w:val="18"/>
            <w:szCs w:val="18"/>
            <w:bdr w:val="none" w:sz="0" w:space="0" w:color="auto" w:frame="1"/>
            <w:lang w:eastAsia="it-IT"/>
          </w:rPr>
          <w:delText> coefficiente </w:delText>
        </w:r>
        <w:r w:rsidRPr="00607566" w:rsidDel="002B093D">
          <w:rPr>
            <w:rFonts w:ascii="Consolas" w:eastAsia="Times New Roman" w:hAnsi="Consolas" w:cs="Times New Roman"/>
            <w:b/>
            <w:bCs/>
            <w:color w:val="006699"/>
            <w:sz w:val="18"/>
            <w:szCs w:val="18"/>
            <w:bdr w:val="none" w:sz="0" w:space="0" w:color="auto" w:frame="1"/>
            <w:lang w:eastAsia="it-IT"/>
          </w:rPr>
          <w:delText>DOUBLE</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DEFAULT</w:delText>
        </w:r>
        <w:r w:rsidRPr="00607566" w:rsidDel="002B093D">
          <w:rPr>
            <w:rFonts w:ascii="Consolas" w:eastAsia="Times New Roman" w:hAnsi="Consolas" w:cs="Times New Roman"/>
            <w:color w:val="000000"/>
            <w:sz w:val="18"/>
            <w:szCs w:val="18"/>
            <w:bdr w:val="none" w:sz="0" w:space="0" w:color="auto" w:frame="1"/>
            <w:lang w:eastAsia="it-IT"/>
          </w:rPr>
          <w:delText> 0.000014; </w:delText>
        </w:r>
        <w:r w:rsidRPr="00607566" w:rsidDel="002B093D">
          <w:rPr>
            <w:rFonts w:ascii="Consolas" w:eastAsia="Times New Roman" w:hAnsi="Consolas" w:cs="Times New Roman"/>
            <w:color w:val="008200"/>
            <w:sz w:val="18"/>
            <w:szCs w:val="18"/>
            <w:bdr w:val="none" w:sz="0" w:space="0" w:color="auto" w:frame="1"/>
            <w:lang w:eastAsia="it-IT"/>
          </w:rPr>
          <w:delText>-- 100:(2000*60*60)</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78" w:author="Utente" w:date="2017-11-19T23:41:00Z"/>
          <w:rFonts w:ascii="Consolas" w:eastAsia="Times New Roman" w:hAnsi="Consolas" w:cs="Times New Roman"/>
          <w:color w:val="5C5C5C"/>
          <w:sz w:val="18"/>
          <w:szCs w:val="18"/>
          <w:lang w:eastAsia="it-IT"/>
        </w:rPr>
      </w:pPr>
      <w:del w:id="17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80" w:author="Utente" w:date="2017-11-19T23:41:00Z"/>
          <w:rFonts w:ascii="Consolas" w:eastAsia="Times New Roman" w:hAnsi="Consolas" w:cs="Times New Roman"/>
          <w:color w:val="5C5C5C"/>
          <w:sz w:val="18"/>
          <w:szCs w:val="18"/>
          <w:lang w:eastAsia="it-IT"/>
        </w:rPr>
      </w:pPr>
      <w:del w:id="181"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DECLARE</w:delText>
        </w:r>
        <w:r w:rsidRPr="00607566" w:rsidDel="002B093D">
          <w:rPr>
            <w:rFonts w:ascii="Consolas" w:eastAsia="Times New Roman" w:hAnsi="Consolas" w:cs="Times New Roman"/>
            <w:color w:val="000000"/>
            <w:sz w:val="18"/>
            <w:szCs w:val="18"/>
            <w:bdr w:val="none" w:sz="0" w:space="0" w:color="auto" w:frame="1"/>
            <w:lang w:eastAsia="it-IT"/>
          </w:rPr>
          <w:delText> cursore </w:delText>
        </w:r>
        <w:r w:rsidRPr="00607566" w:rsidDel="002B093D">
          <w:rPr>
            <w:rFonts w:ascii="Consolas" w:eastAsia="Times New Roman" w:hAnsi="Consolas" w:cs="Times New Roman"/>
            <w:b/>
            <w:bCs/>
            <w:color w:val="006699"/>
            <w:sz w:val="18"/>
            <w:szCs w:val="18"/>
            <w:bdr w:val="none" w:sz="0" w:space="0" w:color="auto" w:frame="1"/>
            <w:lang w:eastAsia="it-IT"/>
          </w:rPr>
          <w:delText>CURSOR</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FOR</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82" w:author="Utente" w:date="2017-11-19T23:41:00Z"/>
          <w:rFonts w:ascii="Consolas" w:eastAsia="Times New Roman" w:hAnsi="Consolas" w:cs="Times New Roman"/>
          <w:color w:val="5C5C5C"/>
          <w:sz w:val="18"/>
          <w:szCs w:val="18"/>
          <w:lang w:eastAsia="it-IT"/>
        </w:rPr>
      </w:pPr>
      <w:del w:id="18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SELECT</w:delText>
        </w:r>
        <w:r w:rsidRPr="00607566" w:rsidDel="002B093D">
          <w:rPr>
            <w:rFonts w:ascii="Consolas" w:eastAsia="Times New Roman" w:hAnsi="Consolas" w:cs="Times New Roman"/>
            <w:color w:val="000000"/>
            <w:sz w:val="18"/>
            <w:szCs w:val="18"/>
            <w:bdr w:val="none" w:sz="0" w:space="0" w:color="auto" w:frame="1"/>
            <w:lang w:eastAsia="it-IT"/>
          </w:rPr>
          <w:delText> LU.Attrezzatura, </w:delText>
        </w:r>
        <w:r w:rsidRPr="00607566" w:rsidDel="002B093D">
          <w:rPr>
            <w:rFonts w:ascii="Consolas" w:eastAsia="Times New Roman" w:hAnsi="Consolas" w:cs="Times New Roman"/>
            <w:color w:val="FF1493"/>
            <w:sz w:val="18"/>
            <w:szCs w:val="18"/>
            <w:bdr w:val="none" w:sz="0" w:space="0" w:color="auto" w:frame="1"/>
            <w:lang w:eastAsia="it-IT"/>
          </w:rPr>
          <w:delText>SUM</w:delText>
        </w:r>
        <w:r w:rsidRPr="00607566" w:rsidDel="002B093D">
          <w:rPr>
            <w:rFonts w:ascii="Consolas" w:eastAsia="Times New Roman" w:hAnsi="Consolas" w:cs="Times New Roman"/>
            <w:color w:val="000000"/>
            <w:sz w:val="18"/>
            <w:szCs w:val="18"/>
            <w:bdr w:val="none" w:sz="0" w:space="0" w:color="auto" w:frame="1"/>
            <w:lang w:eastAsia="it-IT"/>
          </w:rPr>
          <w:delText>(TIME_TO_SEC(LU.TempoImpiegato)) </w:delText>
        </w:r>
        <w:r w:rsidRPr="00607566" w:rsidDel="002B093D">
          <w:rPr>
            <w:rFonts w:ascii="Consolas" w:eastAsia="Times New Roman" w:hAnsi="Consolas" w:cs="Times New Roman"/>
            <w:b/>
            <w:bCs/>
            <w:color w:val="006699"/>
            <w:sz w:val="18"/>
            <w:szCs w:val="18"/>
            <w:bdr w:val="none" w:sz="0" w:space="0" w:color="auto" w:frame="1"/>
            <w:lang w:eastAsia="it-IT"/>
          </w:rPr>
          <w:delText>AS</w:delText>
        </w:r>
        <w:r w:rsidRPr="00607566" w:rsidDel="002B093D">
          <w:rPr>
            <w:rFonts w:ascii="Consolas" w:eastAsia="Times New Roman" w:hAnsi="Consolas" w:cs="Times New Roman"/>
            <w:color w:val="000000"/>
            <w:sz w:val="18"/>
            <w:szCs w:val="18"/>
            <w:bdr w:val="none" w:sz="0" w:space="0" w:color="auto" w:frame="1"/>
            <w:lang w:eastAsia="it-IT"/>
          </w:rPr>
          <w:delText> TempoTotale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84" w:author="Utente" w:date="2017-11-19T23:41:00Z"/>
          <w:rFonts w:ascii="Consolas" w:eastAsia="Times New Roman" w:hAnsi="Consolas" w:cs="Times New Roman"/>
          <w:color w:val="5C5C5C"/>
          <w:sz w:val="18"/>
          <w:szCs w:val="18"/>
          <w:lang w:eastAsia="it-IT"/>
        </w:rPr>
      </w:pPr>
      <w:del w:id="18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FROM</w:delText>
        </w:r>
        <w:r w:rsidRPr="00607566" w:rsidDel="002B093D">
          <w:rPr>
            <w:rFonts w:ascii="Consolas" w:eastAsia="Times New Roman" w:hAnsi="Consolas" w:cs="Times New Roman"/>
            <w:color w:val="000000"/>
            <w:sz w:val="18"/>
            <w:szCs w:val="18"/>
            <w:bdr w:val="none" w:sz="0" w:space="0" w:color="auto" w:frame="1"/>
            <w:lang w:eastAsia="it-IT"/>
          </w:rPr>
          <w:delText> log_utilizzo LU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86" w:author="Utente" w:date="2017-11-19T23:41:00Z"/>
          <w:rFonts w:ascii="Consolas" w:eastAsia="Times New Roman" w:hAnsi="Consolas" w:cs="Times New Roman"/>
          <w:color w:val="5C5C5C"/>
          <w:sz w:val="18"/>
          <w:szCs w:val="18"/>
          <w:lang w:eastAsia="it-IT"/>
        </w:rPr>
      </w:pPr>
      <w:del w:id="18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GROUP</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BY</w:delText>
        </w:r>
        <w:r w:rsidRPr="00607566" w:rsidDel="002B093D">
          <w:rPr>
            <w:rFonts w:ascii="Consolas" w:eastAsia="Times New Roman" w:hAnsi="Consolas" w:cs="Times New Roman"/>
            <w:color w:val="000000"/>
            <w:sz w:val="18"/>
            <w:szCs w:val="18"/>
            <w:bdr w:val="none" w:sz="0" w:space="0" w:color="auto" w:frame="1"/>
            <w:lang w:eastAsia="it-IT"/>
          </w:rPr>
          <w:delText> LU.Attrezzatura;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88" w:author="Utente" w:date="2017-11-19T23:41:00Z"/>
          <w:rFonts w:ascii="Consolas" w:eastAsia="Times New Roman" w:hAnsi="Consolas" w:cs="Times New Roman"/>
          <w:color w:val="5C5C5C"/>
          <w:sz w:val="18"/>
          <w:szCs w:val="18"/>
          <w:lang w:eastAsia="it-IT"/>
        </w:rPr>
      </w:pPr>
      <w:del w:id="18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90" w:author="Utente" w:date="2017-11-19T23:41:00Z"/>
          <w:rFonts w:ascii="Consolas" w:eastAsia="Times New Roman" w:hAnsi="Consolas" w:cs="Times New Roman"/>
          <w:color w:val="5C5C5C"/>
          <w:sz w:val="18"/>
          <w:szCs w:val="18"/>
          <w:lang w:val="en-US" w:eastAsia="it-IT"/>
        </w:rPr>
      </w:pPr>
      <w:del w:id="191" w:author="Utente" w:date="2017-11-19T23:41:00Z">
        <w:r w:rsidRPr="00607566" w:rsidDel="002B093D">
          <w:rPr>
            <w:rFonts w:ascii="Consolas" w:eastAsia="Times New Roman" w:hAnsi="Consolas" w:cs="Times New Roman"/>
            <w:color w:val="000000"/>
            <w:sz w:val="18"/>
            <w:szCs w:val="18"/>
            <w:bdr w:val="none" w:sz="0" w:space="0" w:color="auto" w:frame="1"/>
            <w:lang w:val="en-US" w:eastAsia="it-IT"/>
          </w:rPr>
          <w:delText>        </w:delText>
        </w:r>
        <w:r w:rsidRPr="00607566" w:rsidDel="002B093D">
          <w:rPr>
            <w:rFonts w:ascii="Consolas" w:eastAsia="Times New Roman" w:hAnsi="Consolas" w:cs="Times New Roman"/>
            <w:b/>
            <w:bCs/>
            <w:color w:val="006699"/>
            <w:sz w:val="18"/>
            <w:szCs w:val="18"/>
            <w:bdr w:val="none" w:sz="0" w:space="0" w:color="auto" w:frame="1"/>
            <w:lang w:val="en-US" w:eastAsia="it-IT"/>
          </w:rPr>
          <w:delText>DECLARE</w:delText>
        </w:r>
        <w:r w:rsidRPr="00607566" w:rsidDel="002B093D">
          <w:rPr>
            <w:rFonts w:ascii="Consolas" w:eastAsia="Times New Roman" w:hAnsi="Consolas" w:cs="Times New Roman"/>
            <w:color w:val="000000"/>
            <w:sz w:val="18"/>
            <w:szCs w:val="18"/>
            <w:bdr w:val="none" w:sz="0" w:space="0" w:color="auto" w:frame="1"/>
            <w:lang w:val="en-US" w:eastAsia="it-IT"/>
          </w:rPr>
          <w:delText> </w:delText>
        </w:r>
        <w:r w:rsidRPr="00607566" w:rsidDel="002B093D">
          <w:rPr>
            <w:rFonts w:ascii="Consolas" w:eastAsia="Times New Roman" w:hAnsi="Consolas" w:cs="Times New Roman"/>
            <w:b/>
            <w:bCs/>
            <w:color w:val="006699"/>
            <w:sz w:val="18"/>
            <w:szCs w:val="18"/>
            <w:bdr w:val="none" w:sz="0" w:space="0" w:color="auto" w:frame="1"/>
            <w:lang w:val="en-US" w:eastAsia="it-IT"/>
          </w:rPr>
          <w:delText>CONTINUE</w:delText>
        </w:r>
        <w:r w:rsidRPr="00607566" w:rsidDel="002B093D">
          <w:rPr>
            <w:rFonts w:ascii="Consolas" w:eastAsia="Times New Roman" w:hAnsi="Consolas" w:cs="Times New Roman"/>
            <w:color w:val="000000"/>
            <w:sz w:val="18"/>
            <w:szCs w:val="18"/>
            <w:bdr w:val="none" w:sz="0" w:space="0" w:color="auto" w:frame="1"/>
            <w:lang w:val="en-US" w:eastAsia="it-IT"/>
          </w:rPr>
          <w:delText> HANDLER </w:delText>
        </w:r>
        <w:r w:rsidRPr="00607566" w:rsidDel="002B093D">
          <w:rPr>
            <w:rFonts w:ascii="Consolas" w:eastAsia="Times New Roman" w:hAnsi="Consolas" w:cs="Times New Roman"/>
            <w:b/>
            <w:bCs/>
            <w:color w:val="006699"/>
            <w:sz w:val="18"/>
            <w:szCs w:val="18"/>
            <w:bdr w:val="none" w:sz="0" w:space="0" w:color="auto" w:frame="1"/>
            <w:lang w:val="en-US" w:eastAsia="it-IT"/>
          </w:rPr>
          <w:delText>FOR</w:delText>
        </w:r>
        <w:r w:rsidRPr="00607566" w:rsidDel="002B093D">
          <w:rPr>
            <w:rFonts w:ascii="Consolas" w:eastAsia="Times New Roman" w:hAnsi="Consolas" w:cs="Times New Roman"/>
            <w:color w:val="000000"/>
            <w:sz w:val="18"/>
            <w:szCs w:val="18"/>
            <w:bdr w:val="none" w:sz="0" w:space="0" w:color="auto" w:frame="1"/>
            <w:lang w:val="en-US" w:eastAsia="it-IT"/>
          </w:rPr>
          <w:delText> </w:delText>
        </w:r>
        <w:r w:rsidRPr="00607566" w:rsidDel="002B093D">
          <w:rPr>
            <w:rFonts w:ascii="Consolas" w:eastAsia="Times New Roman" w:hAnsi="Consolas" w:cs="Times New Roman"/>
            <w:color w:val="808080"/>
            <w:sz w:val="18"/>
            <w:szCs w:val="18"/>
            <w:bdr w:val="none" w:sz="0" w:space="0" w:color="auto" w:frame="1"/>
            <w:lang w:val="en-US" w:eastAsia="it-IT"/>
          </w:rPr>
          <w:delText>NOT</w:delText>
        </w:r>
        <w:r w:rsidRPr="00607566" w:rsidDel="002B093D">
          <w:rPr>
            <w:rFonts w:ascii="Consolas" w:eastAsia="Times New Roman" w:hAnsi="Consolas" w:cs="Times New Roman"/>
            <w:color w:val="000000"/>
            <w:sz w:val="18"/>
            <w:szCs w:val="18"/>
            <w:bdr w:val="none" w:sz="0" w:space="0" w:color="auto" w:frame="1"/>
            <w:lang w:val="en-US" w:eastAsia="it-IT"/>
          </w:rPr>
          <w:delText> FOUND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92" w:author="Utente" w:date="2017-11-19T23:41:00Z"/>
          <w:rFonts w:ascii="Consolas" w:eastAsia="Times New Roman" w:hAnsi="Consolas" w:cs="Times New Roman"/>
          <w:color w:val="5C5C5C"/>
          <w:sz w:val="18"/>
          <w:szCs w:val="18"/>
          <w:lang w:eastAsia="it-IT"/>
        </w:rPr>
      </w:pPr>
      <w:del w:id="193" w:author="Utente" w:date="2017-11-19T23:41:00Z">
        <w:r w:rsidRPr="00607566" w:rsidDel="002B093D">
          <w:rPr>
            <w:rFonts w:ascii="Consolas" w:eastAsia="Times New Roman" w:hAnsi="Consolas" w:cs="Times New Roman"/>
            <w:color w:val="000000"/>
            <w:sz w:val="18"/>
            <w:szCs w:val="18"/>
            <w:bdr w:val="none" w:sz="0" w:space="0" w:color="auto" w:frame="1"/>
            <w:lang w:val="en-US"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SET</w:delText>
        </w:r>
        <w:r w:rsidRPr="00607566" w:rsidDel="002B093D">
          <w:rPr>
            <w:rFonts w:ascii="Consolas" w:eastAsia="Times New Roman" w:hAnsi="Consolas" w:cs="Times New Roman"/>
            <w:color w:val="000000"/>
            <w:sz w:val="18"/>
            <w:szCs w:val="18"/>
            <w:bdr w:val="none" w:sz="0" w:space="0" w:color="auto" w:frame="1"/>
            <w:lang w:eastAsia="it-IT"/>
          </w:rPr>
          <w:delText> finito=1;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94" w:author="Utente" w:date="2017-11-19T23:41:00Z"/>
          <w:rFonts w:ascii="Consolas" w:eastAsia="Times New Roman" w:hAnsi="Consolas" w:cs="Times New Roman"/>
          <w:color w:val="5C5C5C"/>
          <w:sz w:val="18"/>
          <w:szCs w:val="18"/>
          <w:lang w:eastAsia="it-IT"/>
        </w:rPr>
      </w:pPr>
      <w:del w:id="19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196" w:author="Utente" w:date="2017-11-19T23:41:00Z"/>
          <w:rFonts w:ascii="Consolas" w:eastAsia="Times New Roman" w:hAnsi="Consolas" w:cs="Times New Roman"/>
          <w:color w:val="5C5C5C"/>
          <w:sz w:val="18"/>
          <w:szCs w:val="18"/>
          <w:lang w:eastAsia="it-IT"/>
        </w:rPr>
      </w:pPr>
      <w:del w:id="19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DECLARE</w:delText>
        </w:r>
        <w:r w:rsidRPr="00607566" w:rsidDel="002B093D">
          <w:rPr>
            <w:rFonts w:ascii="Consolas" w:eastAsia="Times New Roman" w:hAnsi="Consolas" w:cs="Times New Roman"/>
            <w:color w:val="000000"/>
            <w:sz w:val="18"/>
            <w:szCs w:val="18"/>
            <w:bdr w:val="none" w:sz="0" w:space="0" w:color="auto" w:frame="1"/>
            <w:lang w:eastAsia="it-IT"/>
          </w:rPr>
          <w:delText> EXIT HANDLER </w:delText>
        </w:r>
        <w:r w:rsidRPr="00607566" w:rsidDel="002B093D">
          <w:rPr>
            <w:rFonts w:ascii="Consolas" w:eastAsia="Times New Roman" w:hAnsi="Consolas" w:cs="Times New Roman"/>
            <w:b/>
            <w:bCs/>
            <w:color w:val="006699"/>
            <w:sz w:val="18"/>
            <w:szCs w:val="18"/>
            <w:bdr w:val="none" w:sz="0" w:space="0" w:color="auto" w:frame="1"/>
            <w:lang w:eastAsia="it-IT"/>
          </w:rPr>
          <w:delText>FOR</w:delText>
        </w:r>
        <w:r w:rsidRPr="00607566" w:rsidDel="002B093D">
          <w:rPr>
            <w:rFonts w:ascii="Consolas" w:eastAsia="Times New Roman" w:hAnsi="Consolas" w:cs="Times New Roman"/>
            <w:color w:val="000000"/>
            <w:sz w:val="18"/>
            <w:szCs w:val="18"/>
            <w:bdr w:val="none" w:sz="0" w:space="0" w:color="auto" w:frame="1"/>
            <w:lang w:eastAsia="it-IT"/>
          </w:rPr>
          <w:delText> SQLEXCEPTION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198" w:author="Utente" w:date="2017-11-19T23:41:00Z"/>
          <w:rFonts w:ascii="Consolas" w:eastAsia="Times New Roman" w:hAnsi="Consolas" w:cs="Times New Roman"/>
          <w:color w:val="5C5C5C"/>
          <w:sz w:val="18"/>
          <w:szCs w:val="18"/>
          <w:lang w:eastAsia="it-IT"/>
        </w:rPr>
      </w:pPr>
      <w:del w:id="19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BEGIN</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00" w:author="Utente" w:date="2017-11-19T23:41:00Z"/>
          <w:rFonts w:ascii="Consolas" w:eastAsia="Times New Roman" w:hAnsi="Consolas" w:cs="Times New Roman"/>
          <w:color w:val="5C5C5C"/>
          <w:sz w:val="18"/>
          <w:szCs w:val="18"/>
          <w:lang w:eastAsia="it-IT"/>
        </w:rPr>
      </w:pPr>
      <w:del w:id="201"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ROLLBACK</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02" w:author="Utente" w:date="2017-11-19T23:41:00Z"/>
          <w:rFonts w:ascii="Consolas" w:eastAsia="Times New Roman" w:hAnsi="Consolas" w:cs="Times New Roman"/>
          <w:color w:val="5C5C5C"/>
          <w:sz w:val="18"/>
          <w:szCs w:val="18"/>
          <w:lang w:eastAsia="it-IT"/>
        </w:rPr>
      </w:pPr>
      <w:del w:id="20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INSERT</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INTO</w:delText>
        </w:r>
        <w:r w:rsidRPr="00607566" w:rsidDel="002B093D">
          <w:rPr>
            <w:rFonts w:ascii="Consolas" w:eastAsia="Times New Roman" w:hAnsi="Consolas" w:cs="Times New Roman"/>
            <w:color w:val="000000"/>
            <w:sz w:val="18"/>
            <w:szCs w:val="18"/>
            <w:bdr w:val="none" w:sz="0" w:space="0" w:color="auto" w:frame="1"/>
            <w:lang w:eastAsia="it-IT"/>
          </w:rPr>
          <w:delText> Errore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04" w:author="Utente" w:date="2017-11-19T23:41:00Z"/>
          <w:rFonts w:ascii="Consolas" w:eastAsia="Times New Roman" w:hAnsi="Consolas" w:cs="Times New Roman"/>
          <w:color w:val="5C5C5C"/>
          <w:sz w:val="18"/>
          <w:szCs w:val="18"/>
          <w:lang w:eastAsia="it-IT"/>
        </w:rPr>
      </w:pPr>
      <w:del w:id="20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VALUES</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color w:val="FF1493"/>
            <w:sz w:val="18"/>
            <w:szCs w:val="18"/>
            <w:bdr w:val="none" w:sz="0" w:space="0" w:color="auto" w:frame="1"/>
            <w:lang w:eastAsia="it-IT"/>
          </w:rPr>
          <w:delText>CURRENT_TIMESTAMP</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color w:val="0000FF"/>
            <w:sz w:val="18"/>
            <w:szCs w:val="18"/>
            <w:bdr w:val="none" w:sz="0" w:space="0" w:color="auto" w:frame="1"/>
            <w:lang w:eastAsia="it-IT"/>
          </w:rPr>
          <w:delText>"Errore durante l'evento aggiornamento_usura"</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06" w:author="Utente" w:date="2017-11-19T23:41:00Z"/>
          <w:rFonts w:ascii="Consolas" w:eastAsia="Times New Roman" w:hAnsi="Consolas" w:cs="Times New Roman"/>
          <w:color w:val="5C5C5C"/>
          <w:sz w:val="18"/>
          <w:szCs w:val="18"/>
          <w:lang w:eastAsia="it-IT"/>
        </w:rPr>
      </w:pPr>
      <w:del w:id="20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END</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08" w:author="Utente" w:date="2017-11-19T23:41:00Z"/>
          <w:rFonts w:ascii="Consolas" w:eastAsia="Times New Roman" w:hAnsi="Consolas" w:cs="Times New Roman"/>
          <w:color w:val="5C5C5C"/>
          <w:sz w:val="18"/>
          <w:szCs w:val="18"/>
          <w:lang w:eastAsia="it-IT"/>
        </w:rPr>
      </w:pPr>
      <w:del w:id="20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10" w:author="Utente" w:date="2017-11-19T23:41:00Z"/>
          <w:rFonts w:ascii="Consolas" w:eastAsia="Times New Roman" w:hAnsi="Consolas" w:cs="Times New Roman"/>
          <w:color w:val="5C5C5C"/>
          <w:sz w:val="18"/>
          <w:szCs w:val="18"/>
          <w:lang w:eastAsia="it-IT"/>
        </w:rPr>
      </w:pPr>
      <w:del w:id="211"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OPEN</w:delText>
        </w:r>
        <w:r w:rsidRPr="00607566" w:rsidDel="002B093D">
          <w:rPr>
            <w:rFonts w:ascii="Consolas" w:eastAsia="Times New Roman" w:hAnsi="Consolas" w:cs="Times New Roman"/>
            <w:color w:val="000000"/>
            <w:sz w:val="18"/>
            <w:szCs w:val="18"/>
            <w:bdr w:val="none" w:sz="0" w:space="0" w:color="auto" w:frame="1"/>
            <w:lang w:eastAsia="it-IT"/>
          </w:rPr>
          <w:delText> cursore;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12" w:author="Utente" w:date="2017-11-19T23:41:00Z"/>
          <w:rFonts w:ascii="Consolas" w:eastAsia="Times New Roman" w:hAnsi="Consolas" w:cs="Times New Roman"/>
          <w:color w:val="5C5C5C"/>
          <w:sz w:val="18"/>
          <w:szCs w:val="18"/>
          <w:lang w:eastAsia="it-IT"/>
        </w:rPr>
      </w:pPr>
      <w:del w:id="21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preleva: LOOP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14" w:author="Utente" w:date="2017-11-19T23:41:00Z"/>
          <w:rFonts w:ascii="Consolas" w:eastAsia="Times New Roman" w:hAnsi="Consolas" w:cs="Times New Roman"/>
          <w:color w:val="5C5C5C"/>
          <w:sz w:val="18"/>
          <w:szCs w:val="18"/>
          <w:lang w:eastAsia="it-IT"/>
        </w:rPr>
      </w:pPr>
      <w:del w:id="21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FETCH</w:delText>
        </w:r>
        <w:r w:rsidRPr="00607566" w:rsidDel="002B093D">
          <w:rPr>
            <w:rFonts w:ascii="Consolas" w:eastAsia="Times New Roman" w:hAnsi="Consolas" w:cs="Times New Roman"/>
            <w:color w:val="000000"/>
            <w:sz w:val="18"/>
            <w:szCs w:val="18"/>
            <w:bdr w:val="none" w:sz="0" w:space="0" w:color="auto" w:frame="1"/>
            <w:lang w:eastAsia="it-IT"/>
          </w:rPr>
          <w:delText> cursore </w:delText>
        </w:r>
        <w:r w:rsidRPr="00607566" w:rsidDel="002B093D">
          <w:rPr>
            <w:rFonts w:ascii="Consolas" w:eastAsia="Times New Roman" w:hAnsi="Consolas" w:cs="Times New Roman"/>
            <w:b/>
            <w:bCs/>
            <w:color w:val="006699"/>
            <w:sz w:val="18"/>
            <w:szCs w:val="18"/>
            <w:bdr w:val="none" w:sz="0" w:space="0" w:color="auto" w:frame="1"/>
            <w:lang w:eastAsia="it-IT"/>
          </w:rPr>
          <w:delText>INTO</w:delText>
        </w:r>
        <w:r w:rsidRPr="00607566" w:rsidDel="002B093D">
          <w:rPr>
            <w:rFonts w:ascii="Consolas" w:eastAsia="Times New Roman" w:hAnsi="Consolas" w:cs="Times New Roman"/>
            <w:color w:val="000000"/>
            <w:sz w:val="18"/>
            <w:szCs w:val="18"/>
            <w:bdr w:val="none" w:sz="0" w:space="0" w:color="auto" w:frame="1"/>
            <w:lang w:eastAsia="it-IT"/>
          </w:rPr>
          <w:delText> macchinario, tempo;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16" w:author="Utente" w:date="2017-11-19T23:41:00Z"/>
          <w:rFonts w:ascii="Consolas" w:eastAsia="Times New Roman" w:hAnsi="Consolas" w:cs="Times New Roman"/>
          <w:color w:val="5C5C5C"/>
          <w:sz w:val="18"/>
          <w:szCs w:val="18"/>
          <w:lang w:eastAsia="it-IT"/>
        </w:rPr>
      </w:pPr>
      <w:del w:id="21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IF finito=1 </w:delText>
        </w:r>
        <w:r w:rsidRPr="00607566" w:rsidDel="002B093D">
          <w:rPr>
            <w:rFonts w:ascii="Consolas" w:eastAsia="Times New Roman" w:hAnsi="Consolas" w:cs="Times New Roman"/>
            <w:b/>
            <w:bCs/>
            <w:color w:val="006699"/>
            <w:sz w:val="18"/>
            <w:szCs w:val="18"/>
            <w:bdr w:val="none" w:sz="0" w:space="0" w:color="auto" w:frame="1"/>
            <w:lang w:eastAsia="it-IT"/>
          </w:rPr>
          <w:delText>THEN</w:delText>
        </w:r>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18" w:author="Utente" w:date="2017-11-19T23:41:00Z"/>
          <w:rFonts w:ascii="Consolas" w:eastAsia="Times New Roman" w:hAnsi="Consolas" w:cs="Times New Roman"/>
          <w:color w:val="5C5C5C"/>
          <w:sz w:val="18"/>
          <w:szCs w:val="18"/>
          <w:lang w:eastAsia="it-IT"/>
        </w:rPr>
      </w:pPr>
      <w:del w:id="21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LEAVE preleva;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20" w:author="Utente" w:date="2017-11-19T23:41:00Z"/>
          <w:rFonts w:ascii="Consolas" w:eastAsia="Times New Roman" w:hAnsi="Consolas" w:cs="Times New Roman"/>
          <w:color w:val="5C5C5C"/>
          <w:sz w:val="18"/>
          <w:szCs w:val="18"/>
          <w:lang w:eastAsia="it-IT"/>
        </w:rPr>
      </w:pPr>
      <w:del w:id="221"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END</w:delText>
        </w:r>
        <w:r w:rsidRPr="00607566" w:rsidDel="002B093D">
          <w:rPr>
            <w:rFonts w:ascii="Consolas" w:eastAsia="Times New Roman" w:hAnsi="Consolas" w:cs="Times New Roman"/>
            <w:color w:val="000000"/>
            <w:sz w:val="18"/>
            <w:szCs w:val="18"/>
            <w:bdr w:val="none" w:sz="0" w:space="0" w:color="auto" w:frame="1"/>
            <w:lang w:eastAsia="it-IT"/>
          </w:rPr>
          <w:delText> IF;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22" w:author="Utente" w:date="2017-11-19T23:41:00Z"/>
          <w:rFonts w:ascii="Consolas" w:eastAsia="Times New Roman" w:hAnsi="Consolas" w:cs="Times New Roman"/>
          <w:color w:val="5C5C5C"/>
          <w:sz w:val="18"/>
          <w:szCs w:val="18"/>
          <w:lang w:eastAsia="it-IT"/>
        </w:rPr>
      </w:pPr>
      <w:del w:id="22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24" w:author="Utente" w:date="2017-11-19T23:41:00Z"/>
          <w:rFonts w:ascii="Consolas" w:eastAsia="Times New Roman" w:hAnsi="Consolas" w:cs="Times New Roman"/>
          <w:color w:val="5C5C5C"/>
          <w:sz w:val="18"/>
          <w:szCs w:val="18"/>
          <w:lang w:eastAsia="it-IT"/>
        </w:rPr>
      </w:pPr>
      <w:del w:id="22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UPDATE</w:delText>
        </w:r>
        <w:r w:rsidRPr="00607566" w:rsidDel="002B093D">
          <w:rPr>
            <w:rFonts w:ascii="Consolas" w:eastAsia="Times New Roman" w:hAnsi="Consolas" w:cs="Times New Roman"/>
            <w:color w:val="000000"/>
            <w:sz w:val="18"/>
            <w:szCs w:val="18"/>
            <w:bdr w:val="none" w:sz="0" w:space="0" w:color="auto" w:frame="1"/>
            <w:lang w:eastAsia="it-IT"/>
          </w:rPr>
          <w:delText> Macchinario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26" w:author="Utente" w:date="2017-11-19T23:41:00Z"/>
          <w:rFonts w:ascii="Consolas" w:eastAsia="Times New Roman" w:hAnsi="Consolas" w:cs="Times New Roman"/>
          <w:color w:val="5C5C5C"/>
          <w:sz w:val="18"/>
          <w:szCs w:val="18"/>
          <w:lang w:eastAsia="it-IT"/>
        </w:rPr>
      </w:pPr>
      <w:del w:id="22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SET</w:delText>
        </w:r>
        <w:r w:rsidRPr="00607566" w:rsidDel="002B093D">
          <w:rPr>
            <w:rFonts w:ascii="Consolas" w:eastAsia="Times New Roman" w:hAnsi="Consolas" w:cs="Times New Roman"/>
            <w:color w:val="000000"/>
            <w:sz w:val="18"/>
            <w:szCs w:val="18"/>
            <w:bdr w:val="none" w:sz="0" w:space="0" w:color="auto" w:frame="1"/>
            <w:lang w:eastAsia="it-IT"/>
          </w:rPr>
          <w:delText> PercentualeUsura=PercentualeUsura+tempo*coefficiente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28" w:author="Utente" w:date="2017-11-19T23:41:00Z"/>
          <w:rFonts w:ascii="Consolas" w:eastAsia="Times New Roman" w:hAnsi="Consolas" w:cs="Times New Roman"/>
          <w:color w:val="5C5C5C"/>
          <w:sz w:val="18"/>
          <w:szCs w:val="18"/>
          <w:lang w:eastAsia="it-IT"/>
        </w:rPr>
      </w:pPr>
      <w:del w:id="22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WHERE</w:delText>
        </w:r>
        <w:r w:rsidRPr="00607566" w:rsidDel="002B093D">
          <w:rPr>
            <w:rFonts w:ascii="Consolas" w:eastAsia="Times New Roman" w:hAnsi="Consolas" w:cs="Times New Roman"/>
            <w:color w:val="000000"/>
            <w:sz w:val="18"/>
            <w:szCs w:val="18"/>
            <w:bdr w:val="none" w:sz="0" w:space="0" w:color="auto" w:frame="1"/>
            <w:lang w:eastAsia="it-IT"/>
          </w:rPr>
          <w:delText> Codice=macchinario;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30" w:author="Utente" w:date="2017-11-19T23:41:00Z"/>
          <w:rFonts w:ascii="Consolas" w:eastAsia="Times New Roman" w:hAnsi="Consolas" w:cs="Times New Roman"/>
          <w:color w:val="5C5C5C"/>
          <w:sz w:val="18"/>
          <w:szCs w:val="18"/>
          <w:lang w:eastAsia="it-IT"/>
        </w:rPr>
      </w:pPr>
      <w:del w:id="231"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32" w:author="Utente" w:date="2017-11-19T23:41:00Z"/>
          <w:rFonts w:ascii="Consolas" w:eastAsia="Times New Roman" w:hAnsi="Consolas" w:cs="Times New Roman"/>
          <w:color w:val="5C5C5C"/>
          <w:sz w:val="18"/>
          <w:szCs w:val="18"/>
          <w:lang w:eastAsia="it-IT"/>
        </w:rPr>
      </w:pPr>
      <w:del w:id="23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END</w:delText>
        </w:r>
        <w:r w:rsidRPr="00607566" w:rsidDel="002B093D">
          <w:rPr>
            <w:rFonts w:ascii="Consolas" w:eastAsia="Times New Roman" w:hAnsi="Consolas" w:cs="Times New Roman"/>
            <w:color w:val="000000"/>
            <w:sz w:val="18"/>
            <w:szCs w:val="18"/>
            <w:bdr w:val="none" w:sz="0" w:space="0" w:color="auto" w:frame="1"/>
            <w:lang w:eastAsia="it-IT"/>
          </w:rPr>
          <w:delText> LOOP preleva;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34" w:author="Utente" w:date="2017-11-19T23:41:00Z"/>
          <w:rFonts w:ascii="Consolas" w:eastAsia="Times New Roman" w:hAnsi="Consolas" w:cs="Times New Roman"/>
          <w:color w:val="5C5C5C"/>
          <w:sz w:val="18"/>
          <w:szCs w:val="18"/>
          <w:lang w:eastAsia="it-IT"/>
        </w:rPr>
      </w:pPr>
      <w:del w:id="23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CLOSE</w:delText>
        </w:r>
        <w:r w:rsidRPr="00607566" w:rsidDel="002B093D">
          <w:rPr>
            <w:rFonts w:ascii="Consolas" w:eastAsia="Times New Roman" w:hAnsi="Consolas" w:cs="Times New Roman"/>
            <w:color w:val="000000"/>
            <w:sz w:val="18"/>
            <w:szCs w:val="18"/>
            <w:bdr w:val="none" w:sz="0" w:space="0" w:color="auto" w:frame="1"/>
            <w:lang w:eastAsia="it-IT"/>
          </w:rPr>
          <w:delText> cursore;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36" w:author="Utente" w:date="2017-11-19T23:41:00Z"/>
          <w:rFonts w:ascii="Consolas" w:eastAsia="Times New Roman" w:hAnsi="Consolas" w:cs="Times New Roman"/>
          <w:color w:val="5C5C5C"/>
          <w:sz w:val="18"/>
          <w:szCs w:val="18"/>
          <w:lang w:eastAsia="it-IT"/>
        </w:rPr>
      </w:pPr>
      <w:del w:id="237"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38" w:author="Utente" w:date="2017-11-19T23:41:00Z"/>
          <w:rFonts w:ascii="Consolas" w:eastAsia="Times New Roman" w:hAnsi="Consolas" w:cs="Times New Roman"/>
          <w:color w:val="5C5C5C"/>
          <w:sz w:val="18"/>
          <w:szCs w:val="18"/>
          <w:lang w:eastAsia="it-IT"/>
        </w:rPr>
      </w:pPr>
      <w:del w:id="239"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TRUNCATE</w:delText>
        </w:r>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TABLE</w:delText>
        </w:r>
        <w:r w:rsidRPr="00607566" w:rsidDel="002B093D">
          <w:rPr>
            <w:rFonts w:ascii="Consolas" w:eastAsia="Times New Roman" w:hAnsi="Consolas" w:cs="Times New Roman"/>
            <w:color w:val="000000"/>
            <w:sz w:val="18"/>
            <w:szCs w:val="18"/>
            <w:bdr w:val="none" w:sz="0" w:space="0" w:color="auto" w:frame="1"/>
            <w:lang w:eastAsia="it-IT"/>
          </w:rPr>
          <w:delText> log_utilizzo;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40" w:author="Utente" w:date="2017-11-19T23:41:00Z"/>
          <w:rFonts w:ascii="Consolas" w:eastAsia="Times New Roman" w:hAnsi="Consolas" w:cs="Times New Roman"/>
          <w:color w:val="5C5C5C"/>
          <w:sz w:val="18"/>
          <w:szCs w:val="18"/>
          <w:lang w:eastAsia="it-IT"/>
        </w:rPr>
      </w:pPr>
      <w:del w:id="241"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del>
    </w:p>
    <w:p w:rsidR="00607566" w:rsidRPr="00607566" w:rsidDel="002B093D" w:rsidRDefault="00607566" w:rsidP="00DF652C">
      <w:pPr>
        <w:numPr>
          <w:ilvl w:val="0"/>
          <w:numId w:val="25"/>
        </w:numPr>
        <w:pBdr>
          <w:left w:val="single" w:sz="18" w:space="0" w:color="6CE26C"/>
        </w:pBdr>
        <w:shd w:val="clear" w:color="auto" w:fill="FFFFFF"/>
        <w:spacing w:before="0" w:beforeAutospacing="1" w:after="0" w:afterAutospacing="1" w:line="210" w:lineRule="atLeast"/>
        <w:rPr>
          <w:del w:id="242" w:author="Utente" w:date="2017-11-19T23:41:00Z"/>
          <w:rFonts w:ascii="Consolas" w:eastAsia="Times New Roman" w:hAnsi="Consolas" w:cs="Times New Roman"/>
          <w:color w:val="5C5C5C"/>
          <w:sz w:val="18"/>
          <w:szCs w:val="18"/>
          <w:lang w:eastAsia="it-IT"/>
        </w:rPr>
      </w:pPr>
      <w:del w:id="243"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    </w:delText>
        </w:r>
        <w:r w:rsidRPr="00607566" w:rsidDel="002B093D">
          <w:rPr>
            <w:rFonts w:ascii="Consolas" w:eastAsia="Times New Roman" w:hAnsi="Consolas" w:cs="Times New Roman"/>
            <w:b/>
            <w:bCs/>
            <w:color w:val="006699"/>
            <w:sz w:val="18"/>
            <w:szCs w:val="18"/>
            <w:bdr w:val="none" w:sz="0" w:space="0" w:color="auto" w:frame="1"/>
            <w:lang w:eastAsia="it-IT"/>
          </w:rPr>
          <w:delText>END</w:delText>
        </w:r>
        <w:r w:rsidRPr="00607566" w:rsidDel="002B093D">
          <w:rPr>
            <w:rFonts w:ascii="Consolas" w:eastAsia="Times New Roman" w:hAnsi="Consolas" w:cs="Times New Roman"/>
            <w:color w:val="000000"/>
            <w:sz w:val="18"/>
            <w:szCs w:val="18"/>
            <w:bdr w:val="none" w:sz="0" w:space="0" w:color="auto" w:frame="1"/>
            <w:lang w:eastAsia="it-IT"/>
          </w:rPr>
          <w:delText> $$  </w:delText>
        </w:r>
      </w:del>
    </w:p>
    <w:p w:rsidR="00607566" w:rsidRPr="00607566" w:rsidDel="002B093D" w:rsidRDefault="00607566" w:rsidP="00DF652C">
      <w:pPr>
        <w:numPr>
          <w:ilvl w:val="0"/>
          <w:numId w:val="25"/>
        </w:numPr>
        <w:pBdr>
          <w:left w:val="single" w:sz="18" w:space="0" w:color="6CE26C"/>
        </w:pBdr>
        <w:shd w:val="clear" w:color="auto" w:fill="F8F8F8"/>
        <w:spacing w:before="0" w:beforeAutospacing="1" w:after="0" w:afterAutospacing="1" w:line="210" w:lineRule="atLeast"/>
        <w:rPr>
          <w:del w:id="244" w:author="Utente" w:date="2017-11-19T23:41:00Z"/>
          <w:rFonts w:ascii="Consolas" w:eastAsia="Times New Roman" w:hAnsi="Consolas" w:cs="Times New Roman"/>
          <w:color w:val="5C5C5C"/>
          <w:sz w:val="18"/>
          <w:szCs w:val="18"/>
          <w:lang w:eastAsia="it-IT"/>
        </w:rPr>
      </w:pPr>
      <w:del w:id="245" w:author="Utente" w:date="2017-11-19T23:41:00Z">
        <w:r w:rsidRPr="00607566" w:rsidDel="002B093D">
          <w:rPr>
            <w:rFonts w:ascii="Consolas" w:eastAsia="Times New Roman" w:hAnsi="Consolas" w:cs="Times New Roman"/>
            <w:color w:val="000000"/>
            <w:sz w:val="18"/>
            <w:szCs w:val="18"/>
            <w:bdr w:val="none" w:sz="0" w:space="0" w:color="auto" w:frame="1"/>
            <w:lang w:eastAsia="it-IT"/>
          </w:rPr>
          <w:delText>DELIMITER ;  </w:delText>
        </w:r>
      </w:del>
    </w:p>
    <w:p w:rsidR="002B093D" w:rsidRDefault="002B093D" w:rsidP="00E57BF6">
      <w:pPr>
        <w:rPr>
          <w:ins w:id="246" w:author="Utente" w:date="2017-11-19T23:41:00Z"/>
        </w:rPr>
      </w:pPr>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47" w:author="Utente" w:date="2017-11-19T23:41:00Z"/>
          <w:rFonts w:ascii="Consolas" w:eastAsia="Times New Roman" w:hAnsi="Consolas" w:cs="Times New Roman"/>
          <w:color w:val="5C5C5C"/>
          <w:sz w:val="18"/>
          <w:szCs w:val="18"/>
          <w:lang w:eastAsia="it-IT"/>
        </w:rPr>
      </w:pPr>
      <w:ins w:id="248" w:author="Utente" w:date="2017-11-19T23:41:00Z">
        <w:r w:rsidRPr="002B093D">
          <w:rPr>
            <w:rFonts w:ascii="Consolas" w:eastAsia="Times New Roman" w:hAnsi="Consolas" w:cs="Times New Roman"/>
            <w:color w:val="008200"/>
            <w:sz w:val="18"/>
            <w:szCs w:val="18"/>
            <w:bdr w:val="none" w:sz="0" w:space="0" w:color="auto" w:frame="1"/>
            <w:lang w:eastAsia="it-IT"/>
          </w:rPr>
          <w:lastRenderedPageBreak/>
          <w:t>-- -----------------------------------------------------</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49" w:author="Utente" w:date="2017-11-19T23:41:00Z"/>
          <w:rFonts w:ascii="Consolas" w:eastAsia="Times New Roman" w:hAnsi="Consolas" w:cs="Times New Roman"/>
          <w:color w:val="5C5C5C"/>
          <w:sz w:val="18"/>
          <w:szCs w:val="18"/>
          <w:lang w:eastAsia="it-IT"/>
        </w:rPr>
      </w:pPr>
      <w:ins w:id="250" w:author="Utente" w:date="2017-11-19T23:41:00Z">
        <w:r w:rsidRPr="002B093D">
          <w:rPr>
            <w:rFonts w:ascii="Consolas" w:eastAsia="Times New Roman" w:hAnsi="Consolas" w:cs="Times New Roman"/>
            <w:color w:val="008200"/>
            <w:sz w:val="18"/>
            <w:szCs w:val="18"/>
            <w:bdr w:val="none" w:sz="0" w:space="0" w:color="auto" w:frame="1"/>
            <w:lang w:eastAsia="it-IT"/>
          </w:rPr>
          <w:t>-- Aggiornamento usura</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51" w:author="Utente" w:date="2017-11-19T23:41:00Z"/>
          <w:rFonts w:ascii="Consolas" w:eastAsia="Times New Roman" w:hAnsi="Consolas" w:cs="Times New Roman"/>
          <w:color w:val="5C5C5C"/>
          <w:sz w:val="18"/>
          <w:szCs w:val="18"/>
          <w:lang w:eastAsia="it-IT"/>
        </w:rPr>
      </w:pPr>
      <w:ins w:id="252" w:author="Utente" w:date="2017-11-19T23:41:00Z">
        <w:r w:rsidRPr="002B093D">
          <w:rPr>
            <w:rFonts w:ascii="Consolas" w:eastAsia="Times New Roman" w:hAnsi="Consolas" w:cs="Times New Roman"/>
            <w:color w:val="008200"/>
            <w:sz w:val="18"/>
            <w:szCs w:val="18"/>
            <w:bdr w:val="none" w:sz="0" w:space="0" w:color="auto" w:frame="1"/>
            <w:lang w:eastAsia="it-IT"/>
          </w:rPr>
          <w:t>-- -----------------------------------------------------</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53" w:author="Utente" w:date="2017-11-19T23:41:00Z"/>
          <w:rFonts w:ascii="Consolas" w:eastAsia="Times New Roman" w:hAnsi="Consolas" w:cs="Times New Roman"/>
          <w:color w:val="5C5C5C"/>
          <w:sz w:val="18"/>
          <w:szCs w:val="18"/>
          <w:lang w:val="en-US" w:eastAsia="it-IT"/>
          <w:rPrChange w:id="254" w:author="Utente" w:date="2017-11-19T23:41:00Z">
            <w:rPr>
              <w:ins w:id="255" w:author="Utente" w:date="2017-11-19T23:41:00Z"/>
              <w:rFonts w:ascii="Consolas" w:eastAsia="Times New Roman" w:hAnsi="Consolas" w:cs="Times New Roman"/>
              <w:color w:val="5C5C5C"/>
              <w:sz w:val="18"/>
              <w:szCs w:val="18"/>
              <w:lang w:eastAsia="it-IT"/>
            </w:rPr>
          </w:rPrChange>
        </w:rPr>
      </w:pPr>
      <w:ins w:id="256" w:author="Utente" w:date="2017-11-19T23:41:00Z">
        <w:r w:rsidRPr="002B093D">
          <w:rPr>
            <w:rFonts w:ascii="Consolas" w:eastAsia="Times New Roman" w:hAnsi="Consolas" w:cs="Times New Roman"/>
            <w:b/>
            <w:bCs/>
            <w:color w:val="006699"/>
            <w:sz w:val="18"/>
            <w:szCs w:val="18"/>
            <w:bdr w:val="none" w:sz="0" w:space="0" w:color="auto" w:frame="1"/>
            <w:lang w:val="en-US" w:eastAsia="it-IT"/>
            <w:rPrChange w:id="257" w:author="Utente" w:date="2017-11-19T23:41:00Z">
              <w:rPr>
                <w:rFonts w:ascii="Consolas" w:eastAsia="Times New Roman" w:hAnsi="Consolas" w:cs="Times New Roman"/>
                <w:b/>
                <w:bCs/>
                <w:color w:val="006699"/>
                <w:sz w:val="18"/>
                <w:szCs w:val="18"/>
                <w:bdr w:val="none" w:sz="0" w:space="0" w:color="auto" w:frame="1"/>
                <w:lang w:eastAsia="it-IT"/>
              </w:rPr>
            </w:rPrChange>
          </w:rPr>
          <w:t>DROP</w:t>
        </w:r>
        <w:r w:rsidRPr="002B093D">
          <w:rPr>
            <w:rFonts w:ascii="Consolas" w:eastAsia="Times New Roman" w:hAnsi="Consolas" w:cs="Times New Roman"/>
            <w:color w:val="000000"/>
            <w:sz w:val="18"/>
            <w:szCs w:val="18"/>
            <w:bdr w:val="none" w:sz="0" w:space="0" w:color="auto" w:frame="1"/>
            <w:lang w:val="en-US" w:eastAsia="it-IT"/>
            <w:rPrChange w:id="258" w:author="Utente" w:date="2017-11-19T23:41:00Z">
              <w:rPr>
                <w:rFonts w:ascii="Consolas" w:eastAsia="Times New Roman" w:hAnsi="Consolas" w:cs="Times New Roman"/>
                <w:color w:val="000000"/>
                <w:sz w:val="18"/>
                <w:szCs w:val="18"/>
                <w:bdr w:val="none" w:sz="0" w:space="0" w:color="auto" w:frame="1"/>
                <w:lang w:eastAsia="it-IT"/>
              </w:rPr>
            </w:rPrChange>
          </w:rPr>
          <w:t> EVENT IF EXISTS `Progetto`.`aggiornamento_usura`;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59" w:author="Utente" w:date="2017-11-19T23:41:00Z"/>
          <w:rFonts w:ascii="Consolas" w:eastAsia="Times New Roman" w:hAnsi="Consolas" w:cs="Times New Roman"/>
          <w:color w:val="5C5C5C"/>
          <w:sz w:val="18"/>
          <w:szCs w:val="18"/>
          <w:lang w:eastAsia="it-IT"/>
        </w:rPr>
      </w:pPr>
      <w:ins w:id="260" w:author="Utente" w:date="2017-11-19T23:41:00Z">
        <w:r w:rsidRPr="002B093D">
          <w:rPr>
            <w:rFonts w:ascii="Consolas" w:eastAsia="Times New Roman" w:hAnsi="Consolas" w:cs="Times New Roman"/>
            <w:color w:val="000000"/>
            <w:sz w:val="18"/>
            <w:szCs w:val="18"/>
            <w:bdr w:val="none" w:sz="0" w:space="0" w:color="auto" w:frame="1"/>
            <w:lang w:eastAsia="it-IT"/>
          </w:rPr>
          <w:t>DELIMITER $$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61" w:author="Utente" w:date="2017-11-19T23:41:00Z"/>
          <w:rFonts w:ascii="Consolas" w:eastAsia="Times New Roman" w:hAnsi="Consolas" w:cs="Times New Roman"/>
          <w:color w:val="5C5C5C"/>
          <w:sz w:val="18"/>
          <w:szCs w:val="18"/>
          <w:lang w:eastAsia="it-IT"/>
        </w:rPr>
      </w:pPr>
      <w:ins w:id="262" w:author="Utente" w:date="2017-11-19T23:41:00Z">
        <w:r w:rsidRPr="002B093D">
          <w:rPr>
            <w:rFonts w:ascii="Consolas" w:eastAsia="Times New Roman" w:hAnsi="Consolas" w:cs="Times New Roman"/>
            <w:color w:val="000000"/>
            <w:sz w:val="18"/>
            <w:szCs w:val="18"/>
            <w:bdr w:val="none" w:sz="0" w:space="0" w:color="auto" w:frame="1"/>
            <w:lang w:eastAsia="it-IT"/>
          </w:rPr>
          <w:t>USE `Progetto`$$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63" w:author="Utente" w:date="2017-11-19T23:41:00Z"/>
          <w:rFonts w:ascii="Consolas" w:eastAsia="Times New Roman" w:hAnsi="Consolas" w:cs="Times New Roman"/>
          <w:color w:val="5C5C5C"/>
          <w:sz w:val="18"/>
          <w:szCs w:val="18"/>
          <w:lang w:eastAsia="it-IT"/>
        </w:rPr>
      </w:pPr>
      <w:ins w:id="264" w:author="Utente" w:date="2017-11-19T23:41:00Z">
        <w:r w:rsidRPr="002B093D">
          <w:rPr>
            <w:rFonts w:ascii="Consolas" w:eastAsia="Times New Roman" w:hAnsi="Consolas" w:cs="Times New Roman"/>
            <w:b/>
            <w:bCs/>
            <w:color w:val="006699"/>
            <w:sz w:val="18"/>
            <w:szCs w:val="18"/>
            <w:bdr w:val="none" w:sz="0" w:space="0" w:color="auto" w:frame="1"/>
            <w:lang w:eastAsia="it-IT"/>
          </w:rPr>
          <w:t>CREATE</w:t>
        </w:r>
        <w:r w:rsidRPr="002B093D">
          <w:rPr>
            <w:rFonts w:ascii="Consolas" w:eastAsia="Times New Roman" w:hAnsi="Consolas" w:cs="Times New Roman"/>
            <w:color w:val="000000"/>
            <w:sz w:val="18"/>
            <w:szCs w:val="18"/>
            <w:bdr w:val="none" w:sz="0" w:space="0" w:color="auto" w:frame="1"/>
            <w:lang w:eastAsia="it-IT"/>
          </w:rPr>
          <w:t> EVENT `aggiornamento_usura`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65" w:author="Utente" w:date="2017-11-19T23:41:00Z"/>
          <w:rFonts w:ascii="Consolas" w:eastAsia="Times New Roman" w:hAnsi="Consolas" w:cs="Times New Roman"/>
          <w:color w:val="5C5C5C"/>
          <w:sz w:val="18"/>
          <w:szCs w:val="18"/>
          <w:lang w:eastAsia="it-IT"/>
        </w:rPr>
      </w:pPr>
      <w:ins w:id="266" w:author="Utente" w:date="2017-11-19T23:41:00Z">
        <w:r w:rsidRPr="002B093D">
          <w:rPr>
            <w:rFonts w:ascii="Consolas" w:eastAsia="Times New Roman" w:hAnsi="Consolas" w:cs="Times New Roman"/>
            <w:b/>
            <w:bCs/>
            <w:color w:val="006699"/>
            <w:sz w:val="18"/>
            <w:szCs w:val="18"/>
            <w:bdr w:val="none" w:sz="0" w:space="0" w:color="auto" w:frame="1"/>
            <w:lang w:eastAsia="it-IT"/>
          </w:rPr>
          <w:t>ON</w:t>
        </w:r>
        <w:r w:rsidRPr="002B093D">
          <w:rPr>
            <w:rFonts w:ascii="Consolas" w:eastAsia="Times New Roman" w:hAnsi="Consolas" w:cs="Times New Roman"/>
            <w:color w:val="000000"/>
            <w:sz w:val="18"/>
            <w:szCs w:val="18"/>
            <w:bdr w:val="none" w:sz="0" w:space="0" w:color="auto" w:frame="1"/>
            <w:lang w:eastAsia="it-IT"/>
          </w:rPr>
          <w:t> SCHEDULE EVERY 7 </w:t>
        </w:r>
        <w:r w:rsidRPr="002B093D">
          <w:rPr>
            <w:rFonts w:ascii="Consolas" w:eastAsia="Times New Roman" w:hAnsi="Consolas" w:cs="Times New Roman"/>
            <w:color w:val="FF1493"/>
            <w:sz w:val="18"/>
            <w:szCs w:val="18"/>
            <w:bdr w:val="none" w:sz="0" w:space="0" w:color="auto" w:frame="1"/>
            <w:lang w:eastAsia="it-IT"/>
          </w:rPr>
          <w:t>DAY</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67" w:author="Utente" w:date="2017-11-19T23:41:00Z"/>
          <w:rFonts w:ascii="Consolas" w:eastAsia="Times New Roman" w:hAnsi="Consolas" w:cs="Times New Roman"/>
          <w:color w:val="5C5C5C"/>
          <w:sz w:val="18"/>
          <w:szCs w:val="18"/>
          <w:lang w:eastAsia="it-IT"/>
        </w:rPr>
      </w:pPr>
      <w:ins w:id="268" w:author="Utente" w:date="2017-11-19T23:41:00Z">
        <w:r w:rsidRPr="002B093D">
          <w:rPr>
            <w:rFonts w:ascii="Consolas" w:eastAsia="Times New Roman" w:hAnsi="Consolas" w:cs="Times New Roman"/>
            <w:color w:val="000000"/>
            <w:sz w:val="18"/>
            <w:szCs w:val="18"/>
            <w:bdr w:val="none" w:sz="0" w:space="0" w:color="auto" w:frame="1"/>
            <w:lang w:eastAsia="it-IT"/>
          </w:rPr>
          <w:t>STARTS </w:t>
        </w:r>
        <w:r w:rsidRPr="002B093D">
          <w:rPr>
            <w:rFonts w:ascii="Consolas" w:eastAsia="Times New Roman" w:hAnsi="Consolas" w:cs="Times New Roman"/>
            <w:color w:val="0000FF"/>
            <w:sz w:val="18"/>
            <w:szCs w:val="18"/>
            <w:bdr w:val="none" w:sz="0" w:space="0" w:color="auto" w:frame="1"/>
            <w:lang w:eastAsia="it-IT"/>
          </w:rPr>
          <w:t>'2017-09-19 23:59:00'</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69" w:author="Utente" w:date="2017-11-19T23:41:00Z"/>
          <w:rFonts w:ascii="Consolas" w:eastAsia="Times New Roman" w:hAnsi="Consolas" w:cs="Times New Roman"/>
          <w:color w:val="5C5C5C"/>
          <w:sz w:val="18"/>
          <w:szCs w:val="18"/>
          <w:lang w:eastAsia="it-IT"/>
        </w:rPr>
      </w:pPr>
      <w:ins w:id="270" w:author="Utente" w:date="2017-11-19T23:41:00Z">
        <w:r w:rsidRPr="002B093D">
          <w:rPr>
            <w:rFonts w:ascii="Consolas" w:eastAsia="Times New Roman" w:hAnsi="Consolas" w:cs="Times New Roman"/>
            <w:color w:val="000000"/>
            <w:sz w:val="18"/>
            <w:szCs w:val="18"/>
            <w:bdr w:val="none" w:sz="0" w:space="0" w:color="auto" w:frame="1"/>
            <w:lang w:eastAsia="it-IT"/>
          </w:rPr>
          <w:t>DO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71" w:author="Utente" w:date="2017-11-19T23:41:00Z"/>
          <w:rFonts w:ascii="Consolas" w:eastAsia="Times New Roman" w:hAnsi="Consolas" w:cs="Times New Roman"/>
          <w:color w:val="5C5C5C"/>
          <w:sz w:val="18"/>
          <w:szCs w:val="18"/>
          <w:lang w:eastAsia="it-IT"/>
        </w:rPr>
      </w:pPr>
      <w:ins w:id="272"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BEGIN</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73" w:author="Utente" w:date="2017-11-19T23:41:00Z"/>
          <w:rFonts w:ascii="Consolas" w:eastAsia="Times New Roman" w:hAnsi="Consolas" w:cs="Times New Roman"/>
          <w:color w:val="5C5C5C"/>
          <w:sz w:val="18"/>
          <w:szCs w:val="18"/>
          <w:lang w:eastAsia="it-IT"/>
        </w:rPr>
      </w:pPr>
      <w:ins w:id="274"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75" w:author="Utente" w:date="2017-11-19T23:41:00Z"/>
          <w:rFonts w:ascii="Consolas" w:eastAsia="Times New Roman" w:hAnsi="Consolas" w:cs="Times New Roman"/>
          <w:color w:val="5C5C5C"/>
          <w:sz w:val="18"/>
          <w:szCs w:val="18"/>
          <w:lang w:eastAsia="it-IT"/>
        </w:rPr>
      </w:pPr>
      <w:ins w:id="276"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DECLARE</w:t>
        </w:r>
        <w:r w:rsidRPr="002B093D">
          <w:rPr>
            <w:rFonts w:ascii="Consolas" w:eastAsia="Times New Roman" w:hAnsi="Consolas" w:cs="Times New Roman"/>
            <w:color w:val="000000"/>
            <w:sz w:val="18"/>
            <w:szCs w:val="18"/>
            <w:bdr w:val="none" w:sz="0" w:space="0" w:color="auto" w:frame="1"/>
            <w:lang w:eastAsia="it-IT"/>
          </w:rPr>
          <w:t> finito </w:t>
        </w:r>
        <w:r w:rsidRPr="002B093D">
          <w:rPr>
            <w:rFonts w:ascii="Consolas" w:eastAsia="Times New Roman" w:hAnsi="Consolas" w:cs="Times New Roman"/>
            <w:b/>
            <w:bCs/>
            <w:color w:val="006699"/>
            <w:sz w:val="18"/>
            <w:szCs w:val="18"/>
            <w:bdr w:val="none" w:sz="0" w:space="0" w:color="auto" w:frame="1"/>
            <w:lang w:eastAsia="it-IT"/>
          </w:rPr>
          <w:t>INT</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DEFAULT</w:t>
        </w:r>
        <w:r w:rsidRPr="002B093D">
          <w:rPr>
            <w:rFonts w:ascii="Consolas" w:eastAsia="Times New Roman" w:hAnsi="Consolas" w:cs="Times New Roman"/>
            <w:color w:val="000000"/>
            <w:sz w:val="18"/>
            <w:szCs w:val="18"/>
            <w:bdr w:val="none" w:sz="0" w:space="0" w:color="auto" w:frame="1"/>
            <w:lang w:eastAsia="it-IT"/>
          </w:rPr>
          <w:t> 0;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77" w:author="Utente" w:date="2017-11-19T23:41:00Z"/>
          <w:rFonts w:ascii="Consolas" w:eastAsia="Times New Roman" w:hAnsi="Consolas" w:cs="Times New Roman"/>
          <w:color w:val="5C5C5C"/>
          <w:sz w:val="18"/>
          <w:szCs w:val="18"/>
          <w:lang w:eastAsia="it-IT"/>
        </w:rPr>
      </w:pPr>
      <w:ins w:id="278"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DECLARE</w:t>
        </w:r>
        <w:r w:rsidRPr="002B093D">
          <w:rPr>
            <w:rFonts w:ascii="Consolas" w:eastAsia="Times New Roman" w:hAnsi="Consolas" w:cs="Times New Roman"/>
            <w:color w:val="000000"/>
            <w:sz w:val="18"/>
            <w:szCs w:val="18"/>
            <w:bdr w:val="none" w:sz="0" w:space="0" w:color="auto" w:frame="1"/>
            <w:lang w:eastAsia="it-IT"/>
          </w:rPr>
          <w:t> macchinario </w:t>
        </w:r>
        <w:r w:rsidRPr="002B093D">
          <w:rPr>
            <w:rFonts w:ascii="Consolas" w:eastAsia="Times New Roman" w:hAnsi="Consolas" w:cs="Times New Roman"/>
            <w:b/>
            <w:bCs/>
            <w:color w:val="006699"/>
            <w:sz w:val="18"/>
            <w:szCs w:val="18"/>
            <w:bdr w:val="none" w:sz="0" w:space="0" w:color="auto" w:frame="1"/>
            <w:lang w:eastAsia="it-IT"/>
          </w:rPr>
          <w:t>INT</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DEFAULT</w:t>
        </w:r>
        <w:r w:rsidRPr="002B093D">
          <w:rPr>
            <w:rFonts w:ascii="Consolas" w:eastAsia="Times New Roman" w:hAnsi="Consolas" w:cs="Times New Roman"/>
            <w:color w:val="000000"/>
            <w:sz w:val="18"/>
            <w:szCs w:val="18"/>
            <w:bdr w:val="none" w:sz="0" w:space="0" w:color="auto" w:frame="1"/>
            <w:lang w:eastAsia="it-IT"/>
          </w:rPr>
          <w:t> 0;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79" w:author="Utente" w:date="2017-11-19T23:41:00Z"/>
          <w:rFonts w:ascii="Consolas" w:eastAsia="Times New Roman" w:hAnsi="Consolas" w:cs="Times New Roman"/>
          <w:color w:val="5C5C5C"/>
          <w:sz w:val="18"/>
          <w:szCs w:val="18"/>
          <w:lang w:eastAsia="it-IT"/>
        </w:rPr>
      </w:pPr>
      <w:ins w:id="280"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DECLARE</w:t>
        </w:r>
        <w:r w:rsidRPr="002B093D">
          <w:rPr>
            <w:rFonts w:ascii="Consolas" w:eastAsia="Times New Roman" w:hAnsi="Consolas" w:cs="Times New Roman"/>
            <w:color w:val="000000"/>
            <w:sz w:val="18"/>
            <w:szCs w:val="18"/>
            <w:bdr w:val="none" w:sz="0" w:space="0" w:color="auto" w:frame="1"/>
            <w:lang w:eastAsia="it-IT"/>
          </w:rPr>
          <w:t> tempo </w:t>
        </w:r>
        <w:r w:rsidRPr="002B093D">
          <w:rPr>
            <w:rFonts w:ascii="Consolas" w:eastAsia="Times New Roman" w:hAnsi="Consolas" w:cs="Times New Roman"/>
            <w:b/>
            <w:bCs/>
            <w:color w:val="006699"/>
            <w:sz w:val="18"/>
            <w:szCs w:val="18"/>
            <w:bdr w:val="none" w:sz="0" w:space="0" w:color="auto" w:frame="1"/>
            <w:lang w:eastAsia="it-IT"/>
          </w:rPr>
          <w:t>DOUBLE</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DEFAULT</w:t>
        </w:r>
        <w:r w:rsidRPr="002B093D">
          <w:rPr>
            <w:rFonts w:ascii="Consolas" w:eastAsia="Times New Roman" w:hAnsi="Consolas" w:cs="Times New Roman"/>
            <w:color w:val="000000"/>
            <w:sz w:val="18"/>
            <w:szCs w:val="18"/>
            <w:bdr w:val="none" w:sz="0" w:space="0" w:color="auto" w:frame="1"/>
            <w:lang w:eastAsia="it-IT"/>
          </w:rPr>
          <w:t> 0;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81" w:author="Utente" w:date="2017-11-19T23:41:00Z"/>
          <w:rFonts w:ascii="Consolas" w:eastAsia="Times New Roman" w:hAnsi="Consolas" w:cs="Times New Roman"/>
          <w:color w:val="5C5C5C"/>
          <w:sz w:val="18"/>
          <w:szCs w:val="18"/>
          <w:lang w:eastAsia="it-IT"/>
        </w:rPr>
      </w:pPr>
      <w:ins w:id="282"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DECLARE</w:t>
        </w:r>
        <w:r w:rsidRPr="002B093D">
          <w:rPr>
            <w:rFonts w:ascii="Consolas" w:eastAsia="Times New Roman" w:hAnsi="Consolas" w:cs="Times New Roman"/>
            <w:color w:val="000000"/>
            <w:sz w:val="18"/>
            <w:szCs w:val="18"/>
            <w:bdr w:val="none" w:sz="0" w:space="0" w:color="auto" w:frame="1"/>
            <w:lang w:eastAsia="it-IT"/>
          </w:rPr>
          <w:t> percentuale_usura </w:t>
        </w:r>
        <w:r w:rsidRPr="002B093D">
          <w:rPr>
            <w:rFonts w:ascii="Consolas" w:eastAsia="Times New Roman" w:hAnsi="Consolas" w:cs="Times New Roman"/>
            <w:b/>
            <w:bCs/>
            <w:color w:val="006699"/>
            <w:sz w:val="18"/>
            <w:szCs w:val="18"/>
            <w:bdr w:val="none" w:sz="0" w:space="0" w:color="auto" w:frame="1"/>
            <w:lang w:eastAsia="it-IT"/>
          </w:rPr>
          <w:t>DOUBLE</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DEFAULT</w:t>
        </w:r>
        <w:r w:rsidRPr="002B093D">
          <w:rPr>
            <w:rFonts w:ascii="Consolas" w:eastAsia="Times New Roman" w:hAnsi="Consolas" w:cs="Times New Roman"/>
            <w:color w:val="000000"/>
            <w:sz w:val="18"/>
            <w:szCs w:val="18"/>
            <w:bdr w:val="none" w:sz="0" w:space="0" w:color="auto" w:frame="1"/>
            <w:lang w:eastAsia="it-IT"/>
          </w:rPr>
          <w:t> 0;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83" w:author="Utente" w:date="2017-11-19T23:41:00Z"/>
          <w:rFonts w:ascii="Consolas" w:eastAsia="Times New Roman" w:hAnsi="Consolas" w:cs="Times New Roman"/>
          <w:color w:val="5C5C5C"/>
          <w:sz w:val="18"/>
          <w:szCs w:val="18"/>
          <w:lang w:eastAsia="it-IT"/>
        </w:rPr>
      </w:pPr>
      <w:ins w:id="28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DECLARE</w:t>
        </w:r>
        <w:r w:rsidRPr="002B093D">
          <w:rPr>
            <w:rFonts w:ascii="Consolas" w:eastAsia="Times New Roman" w:hAnsi="Consolas" w:cs="Times New Roman"/>
            <w:color w:val="000000"/>
            <w:sz w:val="18"/>
            <w:szCs w:val="18"/>
            <w:bdr w:val="none" w:sz="0" w:space="0" w:color="auto" w:frame="1"/>
            <w:lang w:eastAsia="it-IT"/>
          </w:rPr>
          <w:t> coefficiente </w:t>
        </w:r>
        <w:r w:rsidRPr="002B093D">
          <w:rPr>
            <w:rFonts w:ascii="Consolas" w:eastAsia="Times New Roman" w:hAnsi="Consolas" w:cs="Times New Roman"/>
            <w:b/>
            <w:bCs/>
            <w:color w:val="006699"/>
            <w:sz w:val="18"/>
            <w:szCs w:val="18"/>
            <w:bdr w:val="none" w:sz="0" w:space="0" w:color="auto" w:frame="1"/>
            <w:lang w:eastAsia="it-IT"/>
          </w:rPr>
          <w:t>DOUBLE</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DEFAULT</w:t>
        </w:r>
        <w:r w:rsidRPr="002B093D">
          <w:rPr>
            <w:rFonts w:ascii="Consolas" w:eastAsia="Times New Roman" w:hAnsi="Consolas" w:cs="Times New Roman"/>
            <w:color w:val="000000"/>
            <w:sz w:val="18"/>
            <w:szCs w:val="18"/>
            <w:bdr w:val="none" w:sz="0" w:space="0" w:color="auto" w:frame="1"/>
            <w:lang w:eastAsia="it-IT"/>
          </w:rPr>
          <w:t> 0.000014; </w:t>
        </w:r>
        <w:r w:rsidRPr="002B093D">
          <w:rPr>
            <w:rFonts w:ascii="Consolas" w:eastAsia="Times New Roman" w:hAnsi="Consolas" w:cs="Times New Roman"/>
            <w:color w:val="008200"/>
            <w:sz w:val="18"/>
            <w:szCs w:val="18"/>
            <w:bdr w:val="none" w:sz="0" w:space="0" w:color="auto" w:frame="1"/>
            <w:lang w:eastAsia="it-IT"/>
          </w:rPr>
          <w:t>-- 100:(2000*60*60)</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85" w:author="Utente" w:date="2017-11-19T23:41:00Z"/>
          <w:rFonts w:ascii="Consolas" w:eastAsia="Times New Roman" w:hAnsi="Consolas" w:cs="Times New Roman"/>
          <w:color w:val="5C5C5C"/>
          <w:sz w:val="18"/>
          <w:szCs w:val="18"/>
          <w:lang w:eastAsia="it-IT"/>
        </w:rPr>
      </w:pPr>
      <w:ins w:id="286"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87" w:author="Utente" w:date="2017-11-19T23:41:00Z"/>
          <w:rFonts w:ascii="Consolas" w:eastAsia="Times New Roman" w:hAnsi="Consolas" w:cs="Times New Roman"/>
          <w:color w:val="5C5C5C"/>
          <w:sz w:val="18"/>
          <w:szCs w:val="18"/>
          <w:lang w:eastAsia="it-IT"/>
        </w:rPr>
      </w:pPr>
      <w:ins w:id="288"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DECLARE</w:t>
        </w:r>
        <w:r w:rsidRPr="002B093D">
          <w:rPr>
            <w:rFonts w:ascii="Consolas" w:eastAsia="Times New Roman" w:hAnsi="Consolas" w:cs="Times New Roman"/>
            <w:color w:val="000000"/>
            <w:sz w:val="18"/>
            <w:szCs w:val="18"/>
            <w:bdr w:val="none" w:sz="0" w:space="0" w:color="auto" w:frame="1"/>
            <w:lang w:eastAsia="it-IT"/>
          </w:rPr>
          <w:t> cursore </w:t>
        </w:r>
        <w:r w:rsidRPr="002B093D">
          <w:rPr>
            <w:rFonts w:ascii="Consolas" w:eastAsia="Times New Roman" w:hAnsi="Consolas" w:cs="Times New Roman"/>
            <w:b/>
            <w:bCs/>
            <w:color w:val="006699"/>
            <w:sz w:val="18"/>
            <w:szCs w:val="18"/>
            <w:bdr w:val="none" w:sz="0" w:space="0" w:color="auto" w:frame="1"/>
            <w:lang w:eastAsia="it-IT"/>
          </w:rPr>
          <w:t>CURSOR</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FOR</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89" w:author="Utente" w:date="2017-11-19T23:41:00Z"/>
          <w:rFonts w:ascii="Consolas" w:eastAsia="Times New Roman" w:hAnsi="Consolas" w:cs="Times New Roman"/>
          <w:color w:val="5C5C5C"/>
          <w:sz w:val="18"/>
          <w:szCs w:val="18"/>
          <w:lang w:eastAsia="it-IT"/>
        </w:rPr>
      </w:pPr>
      <w:ins w:id="290"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SELECT</w:t>
        </w:r>
        <w:r w:rsidRPr="002B093D">
          <w:rPr>
            <w:rFonts w:ascii="Consolas" w:eastAsia="Times New Roman" w:hAnsi="Consolas" w:cs="Times New Roman"/>
            <w:color w:val="000000"/>
            <w:sz w:val="18"/>
            <w:szCs w:val="18"/>
            <w:bdr w:val="none" w:sz="0" w:space="0" w:color="auto" w:frame="1"/>
            <w:lang w:eastAsia="it-IT"/>
          </w:rPr>
          <w:t> LU.Attrezzatura, </w:t>
        </w:r>
        <w:r w:rsidRPr="002B093D">
          <w:rPr>
            <w:rFonts w:ascii="Consolas" w:eastAsia="Times New Roman" w:hAnsi="Consolas" w:cs="Times New Roman"/>
            <w:color w:val="FF1493"/>
            <w:sz w:val="18"/>
            <w:szCs w:val="18"/>
            <w:bdr w:val="none" w:sz="0" w:space="0" w:color="auto" w:frame="1"/>
            <w:lang w:eastAsia="it-IT"/>
          </w:rPr>
          <w:t>SUM</w:t>
        </w:r>
        <w:r w:rsidRPr="002B093D">
          <w:rPr>
            <w:rFonts w:ascii="Consolas" w:eastAsia="Times New Roman" w:hAnsi="Consolas" w:cs="Times New Roman"/>
            <w:color w:val="000000"/>
            <w:sz w:val="18"/>
            <w:szCs w:val="18"/>
            <w:bdr w:val="none" w:sz="0" w:space="0" w:color="auto" w:frame="1"/>
            <w:lang w:eastAsia="it-IT"/>
          </w:rPr>
          <w:t>(TIME_TO_SEC(LU.TempoImpiegato)) </w:t>
        </w:r>
        <w:r w:rsidRPr="002B093D">
          <w:rPr>
            <w:rFonts w:ascii="Consolas" w:eastAsia="Times New Roman" w:hAnsi="Consolas" w:cs="Times New Roman"/>
            <w:b/>
            <w:bCs/>
            <w:color w:val="006699"/>
            <w:sz w:val="18"/>
            <w:szCs w:val="18"/>
            <w:bdr w:val="none" w:sz="0" w:space="0" w:color="auto" w:frame="1"/>
            <w:lang w:eastAsia="it-IT"/>
          </w:rPr>
          <w:t>AS</w:t>
        </w:r>
        <w:r w:rsidRPr="002B093D">
          <w:rPr>
            <w:rFonts w:ascii="Consolas" w:eastAsia="Times New Roman" w:hAnsi="Consolas" w:cs="Times New Roman"/>
            <w:color w:val="000000"/>
            <w:sz w:val="18"/>
            <w:szCs w:val="18"/>
            <w:bdr w:val="none" w:sz="0" w:space="0" w:color="auto" w:frame="1"/>
            <w:lang w:eastAsia="it-IT"/>
          </w:rPr>
          <w:t> TempoTotale, LU.PercentualeUsura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91" w:author="Utente" w:date="2017-11-19T23:41:00Z"/>
          <w:rFonts w:ascii="Consolas" w:eastAsia="Times New Roman" w:hAnsi="Consolas" w:cs="Times New Roman"/>
          <w:color w:val="5C5C5C"/>
          <w:sz w:val="18"/>
          <w:szCs w:val="18"/>
          <w:lang w:eastAsia="it-IT"/>
        </w:rPr>
      </w:pPr>
      <w:ins w:id="292"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FROM</w:t>
        </w:r>
        <w:r w:rsidRPr="002B093D">
          <w:rPr>
            <w:rFonts w:ascii="Consolas" w:eastAsia="Times New Roman" w:hAnsi="Consolas" w:cs="Times New Roman"/>
            <w:color w:val="000000"/>
            <w:sz w:val="18"/>
            <w:szCs w:val="18"/>
            <w:bdr w:val="none" w:sz="0" w:space="0" w:color="auto" w:frame="1"/>
            <w:lang w:eastAsia="it-IT"/>
          </w:rPr>
          <w:t> log_utilizzo LU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93" w:author="Utente" w:date="2017-11-19T23:41:00Z"/>
          <w:rFonts w:ascii="Consolas" w:eastAsia="Times New Roman" w:hAnsi="Consolas" w:cs="Times New Roman"/>
          <w:color w:val="5C5C5C"/>
          <w:sz w:val="18"/>
          <w:szCs w:val="18"/>
          <w:lang w:eastAsia="it-IT"/>
        </w:rPr>
      </w:pPr>
      <w:ins w:id="29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GROUP</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BY</w:t>
        </w:r>
        <w:r w:rsidRPr="002B093D">
          <w:rPr>
            <w:rFonts w:ascii="Consolas" w:eastAsia="Times New Roman" w:hAnsi="Consolas" w:cs="Times New Roman"/>
            <w:color w:val="000000"/>
            <w:sz w:val="18"/>
            <w:szCs w:val="18"/>
            <w:bdr w:val="none" w:sz="0" w:space="0" w:color="auto" w:frame="1"/>
            <w:lang w:eastAsia="it-IT"/>
          </w:rPr>
          <w:t> LU.Attrezzatura;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295" w:author="Utente" w:date="2017-11-19T23:41:00Z"/>
          <w:rFonts w:ascii="Consolas" w:eastAsia="Times New Roman" w:hAnsi="Consolas" w:cs="Times New Roman"/>
          <w:color w:val="5C5C5C"/>
          <w:sz w:val="18"/>
          <w:szCs w:val="18"/>
          <w:lang w:eastAsia="it-IT"/>
        </w:rPr>
      </w:pPr>
      <w:ins w:id="296"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297" w:author="Utente" w:date="2017-11-19T23:41:00Z"/>
          <w:rFonts w:ascii="Consolas" w:eastAsia="Times New Roman" w:hAnsi="Consolas" w:cs="Times New Roman"/>
          <w:color w:val="5C5C5C"/>
          <w:sz w:val="18"/>
          <w:szCs w:val="18"/>
          <w:lang w:val="en-US" w:eastAsia="it-IT"/>
          <w:rPrChange w:id="298" w:author="Utente" w:date="2017-11-19T23:41:00Z">
            <w:rPr>
              <w:ins w:id="299" w:author="Utente" w:date="2017-11-19T23:41:00Z"/>
              <w:rFonts w:ascii="Consolas" w:eastAsia="Times New Roman" w:hAnsi="Consolas" w:cs="Times New Roman"/>
              <w:color w:val="5C5C5C"/>
              <w:sz w:val="18"/>
              <w:szCs w:val="18"/>
              <w:lang w:eastAsia="it-IT"/>
            </w:rPr>
          </w:rPrChange>
        </w:rPr>
      </w:pPr>
      <w:ins w:id="300" w:author="Utente" w:date="2017-11-19T23:41:00Z">
        <w:r w:rsidRPr="002B093D">
          <w:rPr>
            <w:rFonts w:ascii="Consolas" w:eastAsia="Times New Roman" w:hAnsi="Consolas" w:cs="Times New Roman"/>
            <w:color w:val="000000"/>
            <w:sz w:val="18"/>
            <w:szCs w:val="18"/>
            <w:bdr w:val="none" w:sz="0" w:space="0" w:color="auto" w:frame="1"/>
            <w:lang w:val="en-US" w:eastAsia="it-IT"/>
            <w:rPrChange w:id="301" w:author="Utente" w:date="2017-11-19T23:41:00Z">
              <w:rPr>
                <w:rFonts w:ascii="Consolas" w:eastAsia="Times New Roman" w:hAnsi="Consolas" w:cs="Times New Roman"/>
                <w:color w:val="000000"/>
                <w:sz w:val="18"/>
                <w:szCs w:val="18"/>
                <w:bdr w:val="none" w:sz="0" w:space="0" w:color="auto" w:frame="1"/>
                <w:lang w:eastAsia="it-IT"/>
              </w:rPr>
            </w:rPrChange>
          </w:rPr>
          <w:t>        </w:t>
        </w:r>
        <w:r w:rsidRPr="002B093D">
          <w:rPr>
            <w:rFonts w:ascii="Consolas" w:eastAsia="Times New Roman" w:hAnsi="Consolas" w:cs="Times New Roman"/>
            <w:b/>
            <w:bCs/>
            <w:color w:val="006699"/>
            <w:sz w:val="18"/>
            <w:szCs w:val="18"/>
            <w:bdr w:val="none" w:sz="0" w:space="0" w:color="auto" w:frame="1"/>
            <w:lang w:val="en-US" w:eastAsia="it-IT"/>
            <w:rPrChange w:id="302" w:author="Utente" w:date="2017-11-19T23:41:00Z">
              <w:rPr>
                <w:rFonts w:ascii="Consolas" w:eastAsia="Times New Roman" w:hAnsi="Consolas" w:cs="Times New Roman"/>
                <w:b/>
                <w:bCs/>
                <w:color w:val="006699"/>
                <w:sz w:val="18"/>
                <w:szCs w:val="18"/>
                <w:bdr w:val="none" w:sz="0" w:space="0" w:color="auto" w:frame="1"/>
                <w:lang w:eastAsia="it-IT"/>
              </w:rPr>
            </w:rPrChange>
          </w:rPr>
          <w:t>DECLARE</w:t>
        </w:r>
        <w:r w:rsidRPr="002B093D">
          <w:rPr>
            <w:rFonts w:ascii="Consolas" w:eastAsia="Times New Roman" w:hAnsi="Consolas" w:cs="Times New Roman"/>
            <w:color w:val="000000"/>
            <w:sz w:val="18"/>
            <w:szCs w:val="18"/>
            <w:bdr w:val="none" w:sz="0" w:space="0" w:color="auto" w:frame="1"/>
            <w:lang w:val="en-US" w:eastAsia="it-IT"/>
            <w:rPrChange w:id="303" w:author="Utente" w:date="2017-11-19T23:41:00Z">
              <w:rPr>
                <w:rFonts w:ascii="Consolas" w:eastAsia="Times New Roman" w:hAnsi="Consolas" w:cs="Times New Roman"/>
                <w:color w:val="000000"/>
                <w:sz w:val="18"/>
                <w:szCs w:val="18"/>
                <w:bdr w:val="none" w:sz="0" w:space="0" w:color="auto" w:frame="1"/>
                <w:lang w:eastAsia="it-IT"/>
              </w:rPr>
            </w:rPrChange>
          </w:rPr>
          <w:t> </w:t>
        </w:r>
        <w:r w:rsidRPr="002B093D">
          <w:rPr>
            <w:rFonts w:ascii="Consolas" w:eastAsia="Times New Roman" w:hAnsi="Consolas" w:cs="Times New Roman"/>
            <w:b/>
            <w:bCs/>
            <w:color w:val="006699"/>
            <w:sz w:val="18"/>
            <w:szCs w:val="18"/>
            <w:bdr w:val="none" w:sz="0" w:space="0" w:color="auto" w:frame="1"/>
            <w:lang w:val="en-US" w:eastAsia="it-IT"/>
            <w:rPrChange w:id="304" w:author="Utente" w:date="2017-11-19T23:41:00Z">
              <w:rPr>
                <w:rFonts w:ascii="Consolas" w:eastAsia="Times New Roman" w:hAnsi="Consolas" w:cs="Times New Roman"/>
                <w:b/>
                <w:bCs/>
                <w:color w:val="006699"/>
                <w:sz w:val="18"/>
                <w:szCs w:val="18"/>
                <w:bdr w:val="none" w:sz="0" w:space="0" w:color="auto" w:frame="1"/>
                <w:lang w:eastAsia="it-IT"/>
              </w:rPr>
            </w:rPrChange>
          </w:rPr>
          <w:t>CONTINUE</w:t>
        </w:r>
        <w:r w:rsidRPr="002B093D">
          <w:rPr>
            <w:rFonts w:ascii="Consolas" w:eastAsia="Times New Roman" w:hAnsi="Consolas" w:cs="Times New Roman"/>
            <w:color w:val="000000"/>
            <w:sz w:val="18"/>
            <w:szCs w:val="18"/>
            <w:bdr w:val="none" w:sz="0" w:space="0" w:color="auto" w:frame="1"/>
            <w:lang w:val="en-US" w:eastAsia="it-IT"/>
            <w:rPrChange w:id="305" w:author="Utente" w:date="2017-11-19T23:41:00Z">
              <w:rPr>
                <w:rFonts w:ascii="Consolas" w:eastAsia="Times New Roman" w:hAnsi="Consolas" w:cs="Times New Roman"/>
                <w:color w:val="000000"/>
                <w:sz w:val="18"/>
                <w:szCs w:val="18"/>
                <w:bdr w:val="none" w:sz="0" w:space="0" w:color="auto" w:frame="1"/>
                <w:lang w:eastAsia="it-IT"/>
              </w:rPr>
            </w:rPrChange>
          </w:rPr>
          <w:t> HANDLER </w:t>
        </w:r>
        <w:r w:rsidRPr="002B093D">
          <w:rPr>
            <w:rFonts w:ascii="Consolas" w:eastAsia="Times New Roman" w:hAnsi="Consolas" w:cs="Times New Roman"/>
            <w:b/>
            <w:bCs/>
            <w:color w:val="006699"/>
            <w:sz w:val="18"/>
            <w:szCs w:val="18"/>
            <w:bdr w:val="none" w:sz="0" w:space="0" w:color="auto" w:frame="1"/>
            <w:lang w:val="en-US" w:eastAsia="it-IT"/>
            <w:rPrChange w:id="306" w:author="Utente" w:date="2017-11-19T23:41:00Z">
              <w:rPr>
                <w:rFonts w:ascii="Consolas" w:eastAsia="Times New Roman" w:hAnsi="Consolas" w:cs="Times New Roman"/>
                <w:b/>
                <w:bCs/>
                <w:color w:val="006699"/>
                <w:sz w:val="18"/>
                <w:szCs w:val="18"/>
                <w:bdr w:val="none" w:sz="0" w:space="0" w:color="auto" w:frame="1"/>
                <w:lang w:eastAsia="it-IT"/>
              </w:rPr>
            </w:rPrChange>
          </w:rPr>
          <w:t>FOR</w:t>
        </w:r>
        <w:r w:rsidRPr="002B093D">
          <w:rPr>
            <w:rFonts w:ascii="Consolas" w:eastAsia="Times New Roman" w:hAnsi="Consolas" w:cs="Times New Roman"/>
            <w:color w:val="000000"/>
            <w:sz w:val="18"/>
            <w:szCs w:val="18"/>
            <w:bdr w:val="none" w:sz="0" w:space="0" w:color="auto" w:frame="1"/>
            <w:lang w:val="en-US" w:eastAsia="it-IT"/>
            <w:rPrChange w:id="307" w:author="Utente" w:date="2017-11-19T23:41:00Z">
              <w:rPr>
                <w:rFonts w:ascii="Consolas" w:eastAsia="Times New Roman" w:hAnsi="Consolas" w:cs="Times New Roman"/>
                <w:color w:val="000000"/>
                <w:sz w:val="18"/>
                <w:szCs w:val="18"/>
                <w:bdr w:val="none" w:sz="0" w:space="0" w:color="auto" w:frame="1"/>
                <w:lang w:eastAsia="it-IT"/>
              </w:rPr>
            </w:rPrChange>
          </w:rPr>
          <w:t> </w:t>
        </w:r>
        <w:r w:rsidRPr="002B093D">
          <w:rPr>
            <w:rFonts w:ascii="Consolas" w:eastAsia="Times New Roman" w:hAnsi="Consolas" w:cs="Times New Roman"/>
            <w:color w:val="808080"/>
            <w:sz w:val="18"/>
            <w:szCs w:val="18"/>
            <w:bdr w:val="none" w:sz="0" w:space="0" w:color="auto" w:frame="1"/>
            <w:lang w:val="en-US" w:eastAsia="it-IT"/>
            <w:rPrChange w:id="308" w:author="Utente" w:date="2017-11-19T23:41:00Z">
              <w:rPr>
                <w:rFonts w:ascii="Consolas" w:eastAsia="Times New Roman" w:hAnsi="Consolas" w:cs="Times New Roman"/>
                <w:color w:val="808080"/>
                <w:sz w:val="18"/>
                <w:szCs w:val="18"/>
                <w:bdr w:val="none" w:sz="0" w:space="0" w:color="auto" w:frame="1"/>
                <w:lang w:eastAsia="it-IT"/>
              </w:rPr>
            </w:rPrChange>
          </w:rPr>
          <w:t>NOT</w:t>
        </w:r>
        <w:r w:rsidRPr="002B093D">
          <w:rPr>
            <w:rFonts w:ascii="Consolas" w:eastAsia="Times New Roman" w:hAnsi="Consolas" w:cs="Times New Roman"/>
            <w:color w:val="000000"/>
            <w:sz w:val="18"/>
            <w:szCs w:val="18"/>
            <w:bdr w:val="none" w:sz="0" w:space="0" w:color="auto" w:frame="1"/>
            <w:lang w:val="en-US" w:eastAsia="it-IT"/>
            <w:rPrChange w:id="309" w:author="Utente" w:date="2017-11-19T23:41:00Z">
              <w:rPr>
                <w:rFonts w:ascii="Consolas" w:eastAsia="Times New Roman" w:hAnsi="Consolas" w:cs="Times New Roman"/>
                <w:color w:val="000000"/>
                <w:sz w:val="18"/>
                <w:szCs w:val="18"/>
                <w:bdr w:val="none" w:sz="0" w:space="0" w:color="auto" w:frame="1"/>
                <w:lang w:eastAsia="it-IT"/>
              </w:rPr>
            </w:rPrChange>
          </w:rPr>
          <w:t> FOUND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10" w:author="Utente" w:date="2017-11-19T23:41:00Z"/>
          <w:rFonts w:ascii="Consolas" w:eastAsia="Times New Roman" w:hAnsi="Consolas" w:cs="Times New Roman"/>
          <w:color w:val="5C5C5C"/>
          <w:sz w:val="18"/>
          <w:szCs w:val="18"/>
          <w:lang w:eastAsia="it-IT"/>
        </w:rPr>
      </w:pPr>
      <w:ins w:id="311" w:author="Utente" w:date="2017-11-19T23:41:00Z">
        <w:r w:rsidRPr="002B093D">
          <w:rPr>
            <w:rFonts w:ascii="Consolas" w:eastAsia="Times New Roman" w:hAnsi="Consolas" w:cs="Times New Roman"/>
            <w:color w:val="000000"/>
            <w:sz w:val="18"/>
            <w:szCs w:val="18"/>
            <w:bdr w:val="none" w:sz="0" w:space="0" w:color="auto" w:frame="1"/>
            <w:lang w:val="en-US" w:eastAsia="it-IT"/>
            <w:rPrChange w:id="312" w:author="Utente" w:date="2017-11-19T23:41:00Z">
              <w:rPr>
                <w:rFonts w:ascii="Consolas" w:eastAsia="Times New Roman" w:hAnsi="Consolas" w:cs="Times New Roman"/>
                <w:color w:val="000000"/>
                <w:sz w:val="18"/>
                <w:szCs w:val="18"/>
                <w:bdr w:val="none" w:sz="0" w:space="0" w:color="auto" w:frame="1"/>
                <w:lang w:eastAsia="it-IT"/>
              </w:rPr>
            </w:rPrChange>
          </w:rPr>
          <w:t>             </w:t>
        </w:r>
        <w:r w:rsidRPr="002B093D">
          <w:rPr>
            <w:rFonts w:ascii="Consolas" w:eastAsia="Times New Roman" w:hAnsi="Consolas" w:cs="Times New Roman"/>
            <w:b/>
            <w:bCs/>
            <w:color w:val="006699"/>
            <w:sz w:val="18"/>
            <w:szCs w:val="18"/>
            <w:bdr w:val="none" w:sz="0" w:space="0" w:color="auto" w:frame="1"/>
            <w:lang w:eastAsia="it-IT"/>
          </w:rPr>
          <w:t>SET</w:t>
        </w:r>
        <w:r w:rsidRPr="002B093D">
          <w:rPr>
            <w:rFonts w:ascii="Consolas" w:eastAsia="Times New Roman" w:hAnsi="Consolas" w:cs="Times New Roman"/>
            <w:color w:val="000000"/>
            <w:sz w:val="18"/>
            <w:szCs w:val="18"/>
            <w:bdr w:val="none" w:sz="0" w:space="0" w:color="auto" w:frame="1"/>
            <w:lang w:eastAsia="it-IT"/>
          </w:rPr>
          <w:t> finito=1;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13" w:author="Utente" w:date="2017-11-19T23:41:00Z"/>
          <w:rFonts w:ascii="Consolas" w:eastAsia="Times New Roman" w:hAnsi="Consolas" w:cs="Times New Roman"/>
          <w:color w:val="5C5C5C"/>
          <w:sz w:val="18"/>
          <w:szCs w:val="18"/>
          <w:lang w:eastAsia="it-IT"/>
        </w:rPr>
      </w:pPr>
      <w:ins w:id="314"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15" w:author="Utente" w:date="2017-11-19T23:41:00Z"/>
          <w:rFonts w:ascii="Consolas" w:eastAsia="Times New Roman" w:hAnsi="Consolas" w:cs="Times New Roman"/>
          <w:color w:val="5C5C5C"/>
          <w:sz w:val="18"/>
          <w:szCs w:val="18"/>
          <w:lang w:eastAsia="it-IT"/>
        </w:rPr>
      </w:pPr>
      <w:ins w:id="316"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DECLARE</w:t>
        </w:r>
        <w:r w:rsidRPr="002B093D">
          <w:rPr>
            <w:rFonts w:ascii="Consolas" w:eastAsia="Times New Roman" w:hAnsi="Consolas" w:cs="Times New Roman"/>
            <w:color w:val="000000"/>
            <w:sz w:val="18"/>
            <w:szCs w:val="18"/>
            <w:bdr w:val="none" w:sz="0" w:space="0" w:color="auto" w:frame="1"/>
            <w:lang w:eastAsia="it-IT"/>
          </w:rPr>
          <w:t> EXIT HANDLER </w:t>
        </w:r>
        <w:r w:rsidRPr="002B093D">
          <w:rPr>
            <w:rFonts w:ascii="Consolas" w:eastAsia="Times New Roman" w:hAnsi="Consolas" w:cs="Times New Roman"/>
            <w:b/>
            <w:bCs/>
            <w:color w:val="006699"/>
            <w:sz w:val="18"/>
            <w:szCs w:val="18"/>
            <w:bdr w:val="none" w:sz="0" w:space="0" w:color="auto" w:frame="1"/>
            <w:lang w:eastAsia="it-IT"/>
          </w:rPr>
          <w:t>FOR</w:t>
        </w:r>
        <w:r w:rsidRPr="002B093D">
          <w:rPr>
            <w:rFonts w:ascii="Consolas" w:eastAsia="Times New Roman" w:hAnsi="Consolas" w:cs="Times New Roman"/>
            <w:color w:val="000000"/>
            <w:sz w:val="18"/>
            <w:szCs w:val="18"/>
            <w:bdr w:val="none" w:sz="0" w:space="0" w:color="auto" w:frame="1"/>
            <w:lang w:eastAsia="it-IT"/>
          </w:rPr>
          <w:t> SQLEXCEPTION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17" w:author="Utente" w:date="2017-11-19T23:41:00Z"/>
          <w:rFonts w:ascii="Consolas" w:eastAsia="Times New Roman" w:hAnsi="Consolas" w:cs="Times New Roman"/>
          <w:color w:val="5C5C5C"/>
          <w:sz w:val="18"/>
          <w:szCs w:val="18"/>
          <w:lang w:eastAsia="it-IT"/>
        </w:rPr>
      </w:pPr>
      <w:ins w:id="318"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BEGIN</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19" w:author="Utente" w:date="2017-11-19T23:41:00Z"/>
          <w:rFonts w:ascii="Consolas" w:eastAsia="Times New Roman" w:hAnsi="Consolas" w:cs="Times New Roman"/>
          <w:color w:val="5C5C5C"/>
          <w:sz w:val="18"/>
          <w:szCs w:val="18"/>
          <w:lang w:eastAsia="it-IT"/>
        </w:rPr>
      </w:pPr>
      <w:ins w:id="320"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ROLLBACK</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21" w:author="Utente" w:date="2017-11-19T23:41:00Z"/>
          <w:rFonts w:ascii="Consolas" w:eastAsia="Times New Roman" w:hAnsi="Consolas" w:cs="Times New Roman"/>
          <w:color w:val="5C5C5C"/>
          <w:sz w:val="18"/>
          <w:szCs w:val="18"/>
          <w:lang w:eastAsia="it-IT"/>
        </w:rPr>
      </w:pPr>
      <w:ins w:id="322"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INSERT</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INTO</w:t>
        </w:r>
        <w:r w:rsidRPr="002B093D">
          <w:rPr>
            <w:rFonts w:ascii="Consolas" w:eastAsia="Times New Roman" w:hAnsi="Consolas" w:cs="Times New Roman"/>
            <w:color w:val="000000"/>
            <w:sz w:val="18"/>
            <w:szCs w:val="18"/>
            <w:bdr w:val="none" w:sz="0" w:space="0" w:color="auto" w:frame="1"/>
            <w:lang w:eastAsia="it-IT"/>
          </w:rPr>
          <w:t> Errore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23" w:author="Utente" w:date="2017-11-19T23:41:00Z"/>
          <w:rFonts w:ascii="Consolas" w:eastAsia="Times New Roman" w:hAnsi="Consolas" w:cs="Times New Roman"/>
          <w:color w:val="5C5C5C"/>
          <w:sz w:val="18"/>
          <w:szCs w:val="18"/>
          <w:lang w:eastAsia="it-IT"/>
        </w:rPr>
      </w:pPr>
      <w:ins w:id="32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VALUES</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color w:val="FF1493"/>
            <w:sz w:val="18"/>
            <w:szCs w:val="18"/>
            <w:bdr w:val="none" w:sz="0" w:space="0" w:color="auto" w:frame="1"/>
            <w:lang w:eastAsia="it-IT"/>
          </w:rPr>
          <w:t>CURRENT_TIMESTAMP</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color w:val="0000FF"/>
            <w:sz w:val="18"/>
            <w:szCs w:val="18"/>
            <w:bdr w:val="none" w:sz="0" w:space="0" w:color="auto" w:frame="1"/>
            <w:lang w:eastAsia="it-IT"/>
          </w:rPr>
          <w:t>"Errore durante l'evento aggiornamento_usura"</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25" w:author="Utente" w:date="2017-11-19T23:41:00Z"/>
          <w:rFonts w:ascii="Consolas" w:eastAsia="Times New Roman" w:hAnsi="Consolas" w:cs="Times New Roman"/>
          <w:color w:val="5C5C5C"/>
          <w:sz w:val="18"/>
          <w:szCs w:val="18"/>
          <w:lang w:eastAsia="it-IT"/>
        </w:rPr>
      </w:pPr>
      <w:ins w:id="326"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END</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27" w:author="Utente" w:date="2017-11-19T23:41:00Z"/>
          <w:rFonts w:ascii="Consolas" w:eastAsia="Times New Roman" w:hAnsi="Consolas" w:cs="Times New Roman"/>
          <w:color w:val="5C5C5C"/>
          <w:sz w:val="18"/>
          <w:szCs w:val="18"/>
          <w:lang w:eastAsia="it-IT"/>
        </w:rPr>
      </w:pPr>
      <w:ins w:id="328"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29" w:author="Utente" w:date="2017-11-19T23:41:00Z"/>
          <w:rFonts w:ascii="Consolas" w:eastAsia="Times New Roman" w:hAnsi="Consolas" w:cs="Times New Roman"/>
          <w:color w:val="5C5C5C"/>
          <w:sz w:val="18"/>
          <w:szCs w:val="18"/>
          <w:lang w:eastAsia="it-IT"/>
        </w:rPr>
      </w:pPr>
      <w:ins w:id="330"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OPEN</w:t>
        </w:r>
        <w:r w:rsidRPr="002B093D">
          <w:rPr>
            <w:rFonts w:ascii="Consolas" w:eastAsia="Times New Roman" w:hAnsi="Consolas" w:cs="Times New Roman"/>
            <w:color w:val="000000"/>
            <w:sz w:val="18"/>
            <w:szCs w:val="18"/>
            <w:bdr w:val="none" w:sz="0" w:space="0" w:color="auto" w:frame="1"/>
            <w:lang w:eastAsia="it-IT"/>
          </w:rPr>
          <w:t> cursore;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31" w:author="Utente" w:date="2017-11-19T23:41:00Z"/>
          <w:rFonts w:ascii="Consolas" w:eastAsia="Times New Roman" w:hAnsi="Consolas" w:cs="Times New Roman"/>
          <w:color w:val="5C5C5C"/>
          <w:sz w:val="18"/>
          <w:szCs w:val="18"/>
          <w:lang w:eastAsia="it-IT"/>
        </w:rPr>
      </w:pPr>
      <w:ins w:id="332" w:author="Utente" w:date="2017-11-19T23:41:00Z">
        <w:r w:rsidRPr="002B093D">
          <w:rPr>
            <w:rFonts w:ascii="Consolas" w:eastAsia="Times New Roman" w:hAnsi="Consolas" w:cs="Times New Roman"/>
            <w:color w:val="000000"/>
            <w:sz w:val="18"/>
            <w:szCs w:val="18"/>
            <w:bdr w:val="none" w:sz="0" w:space="0" w:color="auto" w:frame="1"/>
            <w:lang w:eastAsia="it-IT"/>
          </w:rPr>
          <w:t>        preleva: LOOP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33" w:author="Utente" w:date="2017-11-19T23:41:00Z"/>
          <w:rFonts w:ascii="Consolas" w:eastAsia="Times New Roman" w:hAnsi="Consolas" w:cs="Times New Roman"/>
          <w:color w:val="5C5C5C"/>
          <w:sz w:val="18"/>
          <w:szCs w:val="18"/>
          <w:lang w:eastAsia="it-IT"/>
        </w:rPr>
      </w:pPr>
      <w:ins w:id="33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FETCH</w:t>
        </w:r>
        <w:r w:rsidRPr="002B093D">
          <w:rPr>
            <w:rFonts w:ascii="Consolas" w:eastAsia="Times New Roman" w:hAnsi="Consolas" w:cs="Times New Roman"/>
            <w:color w:val="000000"/>
            <w:sz w:val="18"/>
            <w:szCs w:val="18"/>
            <w:bdr w:val="none" w:sz="0" w:space="0" w:color="auto" w:frame="1"/>
            <w:lang w:eastAsia="it-IT"/>
          </w:rPr>
          <w:t> cursore </w:t>
        </w:r>
        <w:r w:rsidRPr="002B093D">
          <w:rPr>
            <w:rFonts w:ascii="Consolas" w:eastAsia="Times New Roman" w:hAnsi="Consolas" w:cs="Times New Roman"/>
            <w:b/>
            <w:bCs/>
            <w:color w:val="006699"/>
            <w:sz w:val="18"/>
            <w:szCs w:val="18"/>
            <w:bdr w:val="none" w:sz="0" w:space="0" w:color="auto" w:frame="1"/>
            <w:lang w:eastAsia="it-IT"/>
          </w:rPr>
          <w:t>INTO</w:t>
        </w:r>
        <w:r w:rsidRPr="002B093D">
          <w:rPr>
            <w:rFonts w:ascii="Consolas" w:eastAsia="Times New Roman" w:hAnsi="Consolas" w:cs="Times New Roman"/>
            <w:color w:val="000000"/>
            <w:sz w:val="18"/>
            <w:szCs w:val="18"/>
            <w:bdr w:val="none" w:sz="0" w:space="0" w:color="auto" w:frame="1"/>
            <w:lang w:eastAsia="it-IT"/>
          </w:rPr>
          <w:t> macchinario, tempo, percentuale_usura;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35" w:author="Utente" w:date="2017-11-19T23:41:00Z"/>
          <w:rFonts w:ascii="Consolas" w:eastAsia="Times New Roman" w:hAnsi="Consolas" w:cs="Times New Roman"/>
          <w:color w:val="5C5C5C"/>
          <w:sz w:val="18"/>
          <w:szCs w:val="18"/>
          <w:lang w:eastAsia="it-IT"/>
        </w:rPr>
      </w:pPr>
      <w:ins w:id="336" w:author="Utente" w:date="2017-11-19T23:41:00Z">
        <w:r w:rsidRPr="002B093D">
          <w:rPr>
            <w:rFonts w:ascii="Consolas" w:eastAsia="Times New Roman" w:hAnsi="Consolas" w:cs="Times New Roman"/>
            <w:color w:val="000000"/>
            <w:sz w:val="18"/>
            <w:szCs w:val="18"/>
            <w:bdr w:val="none" w:sz="0" w:space="0" w:color="auto" w:frame="1"/>
            <w:lang w:eastAsia="it-IT"/>
          </w:rPr>
          <w:t>                 IF finito=1 </w:t>
        </w:r>
        <w:r w:rsidRPr="002B093D">
          <w:rPr>
            <w:rFonts w:ascii="Consolas" w:eastAsia="Times New Roman" w:hAnsi="Consolas" w:cs="Times New Roman"/>
            <w:b/>
            <w:bCs/>
            <w:color w:val="006699"/>
            <w:sz w:val="18"/>
            <w:szCs w:val="18"/>
            <w:bdr w:val="none" w:sz="0" w:space="0" w:color="auto" w:frame="1"/>
            <w:lang w:eastAsia="it-IT"/>
          </w:rPr>
          <w:t>THEN</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37" w:author="Utente" w:date="2017-11-19T23:41:00Z"/>
          <w:rFonts w:ascii="Consolas" w:eastAsia="Times New Roman" w:hAnsi="Consolas" w:cs="Times New Roman"/>
          <w:color w:val="5C5C5C"/>
          <w:sz w:val="18"/>
          <w:szCs w:val="18"/>
          <w:lang w:eastAsia="it-IT"/>
        </w:rPr>
      </w:pPr>
      <w:ins w:id="338" w:author="Utente" w:date="2017-11-19T23:41:00Z">
        <w:r w:rsidRPr="002B093D">
          <w:rPr>
            <w:rFonts w:ascii="Consolas" w:eastAsia="Times New Roman" w:hAnsi="Consolas" w:cs="Times New Roman"/>
            <w:color w:val="000000"/>
            <w:sz w:val="18"/>
            <w:szCs w:val="18"/>
            <w:bdr w:val="none" w:sz="0" w:space="0" w:color="auto" w:frame="1"/>
            <w:lang w:eastAsia="it-IT"/>
          </w:rPr>
          <w:t>                    LEAVE preleva;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39" w:author="Utente" w:date="2017-11-19T23:41:00Z"/>
          <w:rFonts w:ascii="Consolas" w:eastAsia="Times New Roman" w:hAnsi="Consolas" w:cs="Times New Roman"/>
          <w:color w:val="5C5C5C"/>
          <w:sz w:val="18"/>
          <w:szCs w:val="18"/>
          <w:lang w:eastAsia="it-IT"/>
        </w:rPr>
      </w:pPr>
      <w:ins w:id="340"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END</w:t>
        </w:r>
        <w:r w:rsidRPr="002B093D">
          <w:rPr>
            <w:rFonts w:ascii="Consolas" w:eastAsia="Times New Roman" w:hAnsi="Consolas" w:cs="Times New Roman"/>
            <w:color w:val="000000"/>
            <w:sz w:val="18"/>
            <w:szCs w:val="18"/>
            <w:bdr w:val="none" w:sz="0" w:space="0" w:color="auto" w:frame="1"/>
            <w:lang w:eastAsia="it-IT"/>
          </w:rPr>
          <w:t> IF;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41" w:author="Utente" w:date="2017-11-19T23:41:00Z"/>
          <w:rFonts w:ascii="Consolas" w:eastAsia="Times New Roman" w:hAnsi="Consolas" w:cs="Times New Roman"/>
          <w:color w:val="5C5C5C"/>
          <w:sz w:val="18"/>
          <w:szCs w:val="18"/>
          <w:lang w:eastAsia="it-IT"/>
        </w:rPr>
      </w:pPr>
      <w:ins w:id="342"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43" w:author="Utente" w:date="2017-11-19T23:41:00Z"/>
          <w:rFonts w:ascii="Consolas" w:eastAsia="Times New Roman" w:hAnsi="Consolas" w:cs="Times New Roman"/>
          <w:color w:val="5C5C5C"/>
          <w:sz w:val="18"/>
          <w:szCs w:val="18"/>
          <w:lang w:eastAsia="it-IT"/>
        </w:rPr>
      </w:pPr>
      <w:ins w:id="34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UPDATE</w:t>
        </w:r>
        <w:r w:rsidRPr="002B093D">
          <w:rPr>
            <w:rFonts w:ascii="Consolas" w:eastAsia="Times New Roman" w:hAnsi="Consolas" w:cs="Times New Roman"/>
            <w:color w:val="000000"/>
            <w:sz w:val="18"/>
            <w:szCs w:val="18"/>
            <w:bdr w:val="none" w:sz="0" w:space="0" w:color="auto" w:frame="1"/>
            <w:lang w:eastAsia="it-IT"/>
          </w:rPr>
          <w:t> Macchinario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45" w:author="Utente" w:date="2017-11-19T23:41:00Z"/>
          <w:rFonts w:ascii="Consolas" w:eastAsia="Times New Roman" w:hAnsi="Consolas" w:cs="Times New Roman"/>
          <w:color w:val="5C5C5C"/>
          <w:sz w:val="18"/>
          <w:szCs w:val="18"/>
          <w:lang w:eastAsia="it-IT"/>
        </w:rPr>
      </w:pPr>
      <w:ins w:id="346"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SET</w:t>
        </w:r>
        <w:r w:rsidRPr="002B093D">
          <w:rPr>
            <w:rFonts w:ascii="Consolas" w:eastAsia="Times New Roman" w:hAnsi="Consolas" w:cs="Times New Roman"/>
            <w:color w:val="000000"/>
            <w:sz w:val="18"/>
            <w:szCs w:val="18"/>
            <w:bdr w:val="none" w:sz="0" w:space="0" w:color="auto" w:frame="1"/>
            <w:lang w:eastAsia="it-IT"/>
          </w:rPr>
          <w:t> PercentualeUsura=PercentualeUsura+tempo*coefficiente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47" w:author="Utente" w:date="2017-11-19T23:41:00Z"/>
          <w:rFonts w:ascii="Consolas" w:eastAsia="Times New Roman" w:hAnsi="Consolas" w:cs="Times New Roman"/>
          <w:color w:val="5C5C5C"/>
          <w:sz w:val="18"/>
          <w:szCs w:val="18"/>
          <w:lang w:eastAsia="it-IT"/>
        </w:rPr>
      </w:pPr>
      <w:ins w:id="348"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WHERE</w:t>
        </w:r>
        <w:r w:rsidRPr="002B093D">
          <w:rPr>
            <w:rFonts w:ascii="Consolas" w:eastAsia="Times New Roman" w:hAnsi="Consolas" w:cs="Times New Roman"/>
            <w:color w:val="000000"/>
            <w:sz w:val="18"/>
            <w:szCs w:val="18"/>
            <w:bdr w:val="none" w:sz="0" w:space="0" w:color="auto" w:frame="1"/>
            <w:lang w:eastAsia="it-IT"/>
          </w:rPr>
          <w:t> Codice=macchinario;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49" w:author="Utente" w:date="2017-11-19T23:41:00Z"/>
          <w:rFonts w:ascii="Consolas" w:eastAsia="Times New Roman" w:hAnsi="Consolas" w:cs="Times New Roman"/>
          <w:color w:val="5C5C5C"/>
          <w:sz w:val="18"/>
          <w:szCs w:val="18"/>
          <w:lang w:eastAsia="it-IT"/>
        </w:rPr>
      </w:pPr>
      <w:ins w:id="350"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51" w:author="Utente" w:date="2017-11-19T23:41:00Z"/>
          <w:rFonts w:ascii="Consolas" w:eastAsia="Times New Roman" w:hAnsi="Consolas" w:cs="Times New Roman"/>
          <w:color w:val="5C5C5C"/>
          <w:sz w:val="18"/>
          <w:szCs w:val="18"/>
          <w:lang w:eastAsia="it-IT"/>
        </w:rPr>
      </w:pPr>
      <w:ins w:id="352" w:author="Utente" w:date="2017-11-19T23:41:00Z">
        <w:r w:rsidRPr="002B093D">
          <w:rPr>
            <w:rFonts w:ascii="Consolas" w:eastAsia="Times New Roman" w:hAnsi="Consolas" w:cs="Times New Roman"/>
            <w:color w:val="000000"/>
            <w:sz w:val="18"/>
            <w:szCs w:val="18"/>
            <w:bdr w:val="none" w:sz="0" w:space="0" w:color="auto" w:frame="1"/>
            <w:lang w:eastAsia="it-IT"/>
          </w:rPr>
          <w:t>                 IF (percentuale_usura+tempo*coefficiente)&gt;=100 </w:t>
        </w:r>
        <w:r w:rsidRPr="002B093D">
          <w:rPr>
            <w:rFonts w:ascii="Consolas" w:eastAsia="Times New Roman" w:hAnsi="Consolas" w:cs="Times New Roman"/>
            <w:b/>
            <w:bCs/>
            <w:color w:val="006699"/>
            <w:sz w:val="18"/>
            <w:szCs w:val="18"/>
            <w:bdr w:val="none" w:sz="0" w:space="0" w:color="auto" w:frame="1"/>
            <w:lang w:eastAsia="it-IT"/>
          </w:rPr>
          <w:t>THEN</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53" w:author="Utente" w:date="2017-11-19T23:41:00Z"/>
          <w:rFonts w:ascii="Consolas" w:eastAsia="Times New Roman" w:hAnsi="Consolas" w:cs="Times New Roman"/>
          <w:color w:val="5C5C5C"/>
          <w:sz w:val="18"/>
          <w:szCs w:val="18"/>
          <w:lang w:eastAsia="it-IT"/>
        </w:rPr>
      </w:pPr>
      <w:ins w:id="35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UPDATE</w:t>
        </w:r>
        <w:r w:rsidRPr="002B093D">
          <w:rPr>
            <w:rFonts w:ascii="Consolas" w:eastAsia="Times New Roman" w:hAnsi="Consolas" w:cs="Times New Roman"/>
            <w:color w:val="000000"/>
            <w:sz w:val="18"/>
            <w:szCs w:val="18"/>
            <w:bdr w:val="none" w:sz="0" w:space="0" w:color="auto" w:frame="1"/>
            <w:lang w:eastAsia="it-IT"/>
          </w:rPr>
          <w:t> Macchinario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55" w:author="Utente" w:date="2017-11-19T23:41:00Z"/>
          <w:rFonts w:ascii="Consolas" w:eastAsia="Times New Roman" w:hAnsi="Consolas" w:cs="Times New Roman"/>
          <w:color w:val="5C5C5C"/>
          <w:sz w:val="18"/>
          <w:szCs w:val="18"/>
          <w:lang w:eastAsia="it-IT"/>
        </w:rPr>
      </w:pPr>
      <w:ins w:id="356"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SET</w:t>
        </w:r>
        <w:r w:rsidRPr="002B093D">
          <w:rPr>
            <w:rFonts w:ascii="Consolas" w:eastAsia="Times New Roman" w:hAnsi="Consolas" w:cs="Times New Roman"/>
            <w:color w:val="000000"/>
            <w:sz w:val="18"/>
            <w:szCs w:val="18"/>
            <w:bdr w:val="none" w:sz="0" w:space="0" w:color="auto" w:frame="1"/>
            <w:lang w:eastAsia="it-IT"/>
          </w:rPr>
          <w:t> Stato = </w:t>
        </w:r>
        <w:r w:rsidRPr="002B093D">
          <w:rPr>
            <w:rFonts w:ascii="Consolas" w:eastAsia="Times New Roman" w:hAnsi="Consolas" w:cs="Times New Roman"/>
            <w:color w:val="0000FF"/>
            <w:sz w:val="18"/>
            <w:szCs w:val="18"/>
            <w:bdr w:val="none" w:sz="0" w:space="0" w:color="auto" w:frame="1"/>
            <w:lang w:eastAsia="it-IT"/>
          </w:rPr>
          <w:t>"in manutenzione"</w:t>
        </w:r>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57" w:author="Utente" w:date="2017-11-19T23:41:00Z"/>
          <w:rFonts w:ascii="Consolas" w:eastAsia="Times New Roman" w:hAnsi="Consolas" w:cs="Times New Roman"/>
          <w:color w:val="5C5C5C"/>
          <w:sz w:val="18"/>
          <w:szCs w:val="18"/>
          <w:lang w:eastAsia="it-IT"/>
        </w:rPr>
      </w:pPr>
      <w:ins w:id="358"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WHERE</w:t>
        </w:r>
        <w:r w:rsidRPr="002B093D">
          <w:rPr>
            <w:rFonts w:ascii="Consolas" w:eastAsia="Times New Roman" w:hAnsi="Consolas" w:cs="Times New Roman"/>
            <w:color w:val="000000"/>
            <w:sz w:val="18"/>
            <w:szCs w:val="18"/>
            <w:bdr w:val="none" w:sz="0" w:space="0" w:color="auto" w:frame="1"/>
            <w:lang w:eastAsia="it-IT"/>
          </w:rPr>
          <w:t> Codice=macchinario;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59" w:author="Utente" w:date="2017-11-19T23:41:00Z"/>
          <w:rFonts w:ascii="Consolas" w:eastAsia="Times New Roman" w:hAnsi="Consolas" w:cs="Times New Roman"/>
          <w:color w:val="5C5C5C"/>
          <w:sz w:val="18"/>
          <w:szCs w:val="18"/>
          <w:lang w:eastAsia="it-IT"/>
        </w:rPr>
      </w:pPr>
      <w:ins w:id="360"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END</w:t>
        </w:r>
        <w:r w:rsidRPr="002B093D">
          <w:rPr>
            <w:rFonts w:ascii="Consolas" w:eastAsia="Times New Roman" w:hAnsi="Consolas" w:cs="Times New Roman"/>
            <w:color w:val="000000"/>
            <w:sz w:val="18"/>
            <w:szCs w:val="18"/>
            <w:bdr w:val="none" w:sz="0" w:space="0" w:color="auto" w:frame="1"/>
            <w:lang w:eastAsia="it-IT"/>
          </w:rPr>
          <w:t> IF;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61" w:author="Utente" w:date="2017-11-19T23:41:00Z"/>
          <w:rFonts w:ascii="Consolas" w:eastAsia="Times New Roman" w:hAnsi="Consolas" w:cs="Times New Roman"/>
          <w:color w:val="5C5C5C"/>
          <w:sz w:val="18"/>
          <w:szCs w:val="18"/>
          <w:lang w:eastAsia="it-IT"/>
        </w:rPr>
      </w:pPr>
      <w:ins w:id="362"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63" w:author="Utente" w:date="2017-11-19T23:41:00Z"/>
          <w:rFonts w:ascii="Consolas" w:eastAsia="Times New Roman" w:hAnsi="Consolas" w:cs="Times New Roman"/>
          <w:color w:val="5C5C5C"/>
          <w:sz w:val="18"/>
          <w:szCs w:val="18"/>
          <w:lang w:eastAsia="it-IT"/>
        </w:rPr>
      </w:pPr>
      <w:ins w:id="36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END</w:t>
        </w:r>
        <w:r w:rsidRPr="002B093D">
          <w:rPr>
            <w:rFonts w:ascii="Consolas" w:eastAsia="Times New Roman" w:hAnsi="Consolas" w:cs="Times New Roman"/>
            <w:color w:val="000000"/>
            <w:sz w:val="18"/>
            <w:szCs w:val="18"/>
            <w:bdr w:val="none" w:sz="0" w:space="0" w:color="auto" w:frame="1"/>
            <w:lang w:eastAsia="it-IT"/>
          </w:rPr>
          <w:t> LOOP preleva;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65" w:author="Utente" w:date="2017-11-19T23:41:00Z"/>
          <w:rFonts w:ascii="Consolas" w:eastAsia="Times New Roman" w:hAnsi="Consolas" w:cs="Times New Roman"/>
          <w:color w:val="5C5C5C"/>
          <w:sz w:val="18"/>
          <w:szCs w:val="18"/>
          <w:lang w:eastAsia="it-IT"/>
        </w:rPr>
      </w:pPr>
      <w:ins w:id="366"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CLOSE</w:t>
        </w:r>
        <w:r w:rsidRPr="002B093D">
          <w:rPr>
            <w:rFonts w:ascii="Consolas" w:eastAsia="Times New Roman" w:hAnsi="Consolas" w:cs="Times New Roman"/>
            <w:color w:val="000000"/>
            <w:sz w:val="18"/>
            <w:szCs w:val="18"/>
            <w:bdr w:val="none" w:sz="0" w:space="0" w:color="auto" w:frame="1"/>
            <w:lang w:eastAsia="it-IT"/>
          </w:rPr>
          <w:t> cursore;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67" w:author="Utente" w:date="2017-11-19T23:41:00Z"/>
          <w:rFonts w:ascii="Consolas" w:eastAsia="Times New Roman" w:hAnsi="Consolas" w:cs="Times New Roman"/>
          <w:color w:val="5C5C5C"/>
          <w:sz w:val="18"/>
          <w:szCs w:val="18"/>
          <w:lang w:eastAsia="it-IT"/>
        </w:rPr>
      </w:pPr>
      <w:ins w:id="368"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69" w:author="Utente" w:date="2017-11-19T23:41:00Z"/>
          <w:rFonts w:ascii="Consolas" w:eastAsia="Times New Roman" w:hAnsi="Consolas" w:cs="Times New Roman"/>
          <w:color w:val="5C5C5C"/>
          <w:sz w:val="18"/>
          <w:szCs w:val="18"/>
          <w:lang w:eastAsia="it-IT"/>
        </w:rPr>
      </w:pPr>
      <w:ins w:id="370"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TRUNCATE</w:t>
        </w:r>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TABLE</w:t>
        </w:r>
        <w:r w:rsidRPr="002B093D">
          <w:rPr>
            <w:rFonts w:ascii="Consolas" w:eastAsia="Times New Roman" w:hAnsi="Consolas" w:cs="Times New Roman"/>
            <w:color w:val="000000"/>
            <w:sz w:val="18"/>
            <w:szCs w:val="18"/>
            <w:bdr w:val="none" w:sz="0" w:space="0" w:color="auto" w:frame="1"/>
            <w:lang w:eastAsia="it-IT"/>
          </w:rPr>
          <w:t> log_utilizzo;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71" w:author="Utente" w:date="2017-11-19T23:41:00Z"/>
          <w:rFonts w:ascii="Consolas" w:eastAsia="Times New Roman" w:hAnsi="Consolas" w:cs="Times New Roman"/>
          <w:color w:val="5C5C5C"/>
          <w:sz w:val="18"/>
          <w:szCs w:val="18"/>
          <w:lang w:eastAsia="it-IT"/>
        </w:rPr>
      </w:pPr>
      <w:ins w:id="372" w:author="Utente" w:date="2017-11-19T23:41:00Z">
        <w:r w:rsidRPr="002B093D">
          <w:rPr>
            <w:rFonts w:ascii="Consolas" w:eastAsia="Times New Roman" w:hAnsi="Consolas" w:cs="Times New Roman"/>
            <w:color w:val="000000"/>
            <w:sz w:val="18"/>
            <w:szCs w:val="18"/>
            <w:bdr w:val="none" w:sz="0" w:space="0" w:color="auto" w:frame="1"/>
            <w:lang w:eastAsia="it-IT"/>
          </w:rPr>
          <w:t>          </w:t>
        </w:r>
      </w:ins>
    </w:p>
    <w:p w:rsidR="002B093D" w:rsidRPr="002B093D" w:rsidRDefault="002B093D" w:rsidP="002B093D">
      <w:pPr>
        <w:numPr>
          <w:ilvl w:val="0"/>
          <w:numId w:val="58"/>
        </w:numPr>
        <w:pBdr>
          <w:left w:val="single" w:sz="18" w:space="0" w:color="6CE26C"/>
        </w:pBdr>
        <w:shd w:val="clear" w:color="auto" w:fill="F8F8F8"/>
        <w:spacing w:before="0" w:beforeAutospacing="1" w:after="0" w:afterAutospacing="1" w:line="210" w:lineRule="atLeast"/>
        <w:rPr>
          <w:ins w:id="373" w:author="Utente" w:date="2017-11-19T23:41:00Z"/>
          <w:rFonts w:ascii="Consolas" w:eastAsia="Times New Roman" w:hAnsi="Consolas" w:cs="Times New Roman"/>
          <w:color w:val="5C5C5C"/>
          <w:sz w:val="18"/>
          <w:szCs w:val="18"/>
          <w:lang w:eastAsia="it-IT"/>
        </w:rPr>
      </w:pPr>
      <w:ins w:id="374" w:author="Utente" w:date="2017-11-19T23:41:00Z">
        <w:r w:rsidRPr="002B093D">
          <w:rPr>
            <w:rFonts w:ascii="Consolas" w:eastAsia="Times New Roman" w:hAnsi="Consolas" w:cs="Times New Roman"/>
            <w:color w:val="000000"/>
            <w:sz w:val="18"/>
            <w:szCs w:val="18"/>
            <w:bdr w:val="none" w:sz="0" w:space="0" w:color="auto" w:frame="1"/>
            <w:lang w:eastAsia="it-IT"/>
          </w:rPr>
          <w:t>    </w:t>
        </w:r>
        <w:r w:rsidRPr="002B093D">
          <w:rPr>
            <w:rFonts w:ascii="Consolas" w:eastAsia="Times New Roman" w:hAnsi="Consolas" w:cs="Times New Roman"/>
            <w:b/>
            <w:bCs/>
            <w:color w:val="006699"/>
            <w:sz w:val="18"/>
            <w:szCs w:val="18"/>
            <w:bdr w:val="none" w:sz="0" w:space="0" w:color="auto" w:frame="1"/>
            <w:lang w:eastAsia="it-IT"/>
          </w:rPr>
          <w:t>END</w:t>
        </w:r>
        <w:r w:rsidRPr="002B093D">
          <w:rPr>
            <w:rFonts w:ascii="Consolas" w:eastAsia="Times New Roman" w:hAnsi="Consolas" w:cs="Times New Roman"/>
            <w:color w:val="000000"/>
            <w:sz w:val="18"/>
            <w:szCs w:val="18"/>
            <w:bdr w:val="none" w:sz="0" w:space="0" w:color="auto" w:frame="1"/>
            <w:lang w:eastAsia="it-IT"/>
          </w:rPr>
          <w:t> $$  </w:t>
        </w:r>
      </w:ins>
    </w:p>
    <w:p w:rsidR="002B093D" w:rsidRPr="002B093D" w:rsidRDefault="002B093D" w:rsidP="002B093D">
      <w:pPr>
        <w:numPr>
          <w:ilvl w:val="0"/>
          <w:numId w:val="58"/>
        </w:numPr>
        <w:pBdr>
          <w:left w:val="single" w:sz="18" w:space="0" w:color="6CE26C"/>
        </w:pBdr>
        <w:shd w:val="clear" w:color="auto" w:fill="FFFFFF"/>
        <w:spacing w:before="0" w:beforeAutospacing="1" w:after="0" w:afterAutospacing="1" w:line="210" w:lineRule="atLeast"/>
        <w:rPr>
          <w:ins w:id="375" w:author="Utente" w:date="2017-11-19T23:41:00Z"/>
          <w:rFonts w:ascii="Consolas" w:eastAsia="Times New Roman" w:hAnsi="Consolas" w:cs="Times New Roman"/>
          <w:color w:val="5C5C5C"/>
          <w:sz w:val="18"/>
          <w:szCs w:val="18"/>
          <w:lang w:eastAsia="it-IT"/>
        </w:rPr>
      </w:pPr>
      <w:ins w:id="376" w:author="Utente" w:date="2017-11-19T23:41:00Z">
        <w:r w:rsidRPr="002B093D">
          <w:rPr>
            <w:rFonts w:ascii="Consolas" w:eastAsia="Times New Roman" w:hAnsi="Consolas" w:cs="Times New Roman"/>
            <w:color w:val="000000"/>
            <w:sz w:val="18"/>
            <w:szCs w:val="18"/>
            <w:bdr w:val="none" w:sz="0" w:space="0" w:color="auto" w:frame="1"/>
            <w:lang w:eastAsia="it-IT"/>
          </w:rPr>
          <w:t>DELIMITER ;  </w:t>
        </w:r>
      </w:ins>
    </w:p>
    <w:p w:rsidR="003439E8" w:rsidRDefault="00607566" w:rsidP="00E57BF6">
      <w:bookmarkStart w:id="377" w:name="_GoBack"/>
      <w:bookmarkEnd w:id="377"/>
      <w:r>
        <w:t xml:space="preserve">Questo </w:t>
      </w:r>
      <w:r w:rsidRPr="009D376A">
        <w:rPr>
          <w:b/>
        </w:rPr>
        <w:t>event</w:t>
      </w:r>
      <w:r>
        <w:t xml:space="preserve"> ha lo scopo di </w:t>
      </w:r>
      <w:r w:rsidRPr="00A632EC">
        <w:rPr>
          <w:i/>
        </w:rPr>
        <w:t>gestire i dati raccolti all’interno della tabella</w:t>
      </w:r>
      <w:r>
        <w:t xml:space="preserve"> </w:t>
      </w:r>
      <w:r w:rsidRPr="00A632EC">
        <w:rPr>
          <w:b/>
          <w:i/>
        </w:rPr>
        <w:t>log_utilizzo</w:t>
      </w:r>
      <w:r>
        <w:t xml:space="preserve"> e di usarli per </w:t>
      </w:r>
      <w:r w:rsidRPr="00A632EC">
        <w:rPr>
          <w:i/>
        </w:rPr>
        <w:t>aggiornare la percentuale di usura dei macchinari</w:t>
      </w:r>
      <w:r w:rsidR="003439E8">
        <w:t xml:space="preserve"> nella tabella </w:t>
      </w:r>
      <w:r w:rsidR="003439E8" w:rsidRPr="00A632EC">
        <w:rPr>
          <w:i/>
        </w:rPr>
        <w:t>Macchinario</w:t>
      </w:r>
      <w:r>
        <w:t xml:space="preserve">. </w:t>
      </w:r>
      <w:r w:rsidR="003439E8">
        <w:t>L’aggiornamento viene eseguito ogni settimana di notte, in modo tale da non appesantire il server.</w:t>
      </w:r>
      <w:r w:rsidR="003439E8">
        <w:br/>
        <w:t>Il tempo di utilizzo dei macchinari viene convertito in secondi</w:t>
      </w:r>
      <w:r w:rsidR="00A632EC">
        <w:t>,</w:t>
      </w:r>
      <w:r w:rsidR="003439E8">
        <w:t xml:space="preserve"> attraverso la funzione </w:t>
      </w:r>
      <w:r w:rsidR="00A632EC">
        <w:rPr>
          <w:rFonts w:ascii="Courier New" w:hAnsi="Courier New" w:cs="Courier New"/>
        </w:rPr>
        <w:t>TIME_TO_SEC()</w:t>
      </w:r>
      <w:r w:rsidR="00A632EC">
        <w:rPr>
          <w:rFonts w:cs="Calibri"/>
        </w:rPr>
        <w:t>,</w:t>
      </w:r>
      <w:r w:rsidR="003439E8">
        <w:t xml:space="preserve"> in modo tale da poter eseguire delle operazioni numeriche che sul tipo TIME non sono possibili. Il </w:t>
      </w:r>
      <w:r w:rsidR="003439E8" w:rsidRPr="00A632EC">
        <w:rPr>
          <w:i/>
        </w:rPr>
        <w:t>coefficiente</w:t>
      </w:r>
      <w:r w:rsidR="003439E8">
        <w:t xml:space="preserve"> 0,000014 deriva dal seguente ragionamento: nella sezione “</w:t>
      </w:r>
      <w:r w:rsidR="003439E8" w:rsidRPr="003439E8">
        <w:rPr>
          <w:i/>
        </w:rPr>
        <w:t>Analisi delle specifiche</w:t>
      </w:r>
      <w:r w:rsidR="003439E8">
        <w:t>” è</w:t>
      </w:r>
      <w:r w:rsidR="003439E8" w:rsidRPr="003439E8">
        <w:t xml:space="preserve"> </w:t>
      </w:r>
      <w:r w:rsidR="003439E8">
        <w:t xml:space="preserve">stato deciso che 2000 ore di utilizzo corrispondono al 100%; trasformate in secondi, 2000 ore sono </w:t>
      </w:r>
      <w:r w:rsidR="003439E8" w:rsidRPr="00C26D01">
        <w:rPr>
          <w:rStyle w:val="SubtleEmphasis"/>
        </w:rPr>
        <w:t>2000*60*60</w:t>
      </w:r>
      <w:r w:rsidR="003439E8">
        <w:t>, ossia 7</w:t>
      </w:r>
      <w:r w:rsidR="00A632EC">
        <w:t>.</w:t>
      </w:r>
      <w:r w:rsidR="003439E8">
        <w:t>200</w:t>
      </w:r>
      <w:r w:rsidR="00A632EC">
        <w:t>.</w:t>
      </w:r>
      <w:r w:rsidR="003439E8">
        <w:t xml:space="preserve">000; la proporzione </w:t>
      </w:r>
      <w:r w:rsidR="003439E8" w:rsidRPr="00A632EC">
        <w:rPr>
          <w:rStyle w:val="SubtleEmphasis"/>
        </w:rPr>
        <w:t>tempo_</w:t>
      </w:r>
      <w:r w:rsidR="007C7959" w:rsidRPr="00A632EC">
        <w:rPr>
          <w:rStyle w:val="SubtleEmphasis"/>
        </w:rPr>
        <w:t>utilizzo:</w:t>
      </w:r>
      <w:r w:rsidR="00A632EC" w:rsidRPr="00A632EC">
        <w:rPr>
          <w:rStyle w:val="SubtleEmphasis"/>
        </w:rPr>
        <w:t xml:space="preserve"> </w:t>
      </w:r>
      <w:r w:rsidR="003439E8" w:rsidRPr="00A632EC">
        <w:rPr>
          <w:rStyle w:val="SubtleEmphasis"/>
        </w:rPr>
        <w:t>100</w:t>
      </w:r>
      <w:r w:rsidR="00A632EC" w:rsidRPr="00A632EC">
        <w:rPr>
          <w:rStyle w:val="SubtleEmphasis"/>
        </w:rPr>
        <w:t xml:space="preserve"> </w:t>
      </w:r>
      <w:r w:rsidR="003439E8" w:rsidRPr="00A632EC">
        <w:rPr>
          <w:rStyle w:val="SubtleEmphasis"/>
        </w:rPr>
        <w:t>=</w:t>
      </w:r>
      <w:r w:rsidR="00A632EC" w:rsidRPr="00A632EC">
        <w:rPr>
          <w:rStyle w:val="SubtleEmphasis"/>
        </w:rPr>
        <w:t xml:space="preserve"> </w:t>
      </w:r>
      <w:r w:rsidR="007C7959" w:rsidRPr="00A632EC">
        <w:rPr>
          <w:rStyle w:val="SubtleEmphasis"/>
        </w:rPr>
        <w:t>percentuale:</w:t>
      </w:r>
      <w:r w:rsidR="00A632EC" w:rsidRPr="00A632EC">
        <w:rPr>
          <w:rStyle w:val="SubtleEmphasis"/>
        </w:rPr>
        <w:t xml:space="preserve"> </w:t>
      </w:r>
      <w:r w:rsidR="003439E8" w:rsidRPr="00A632EC">
        <w:rPr>
          <w:rStyle w:val="SubtleEmphasis"/>
        </w:rPr>
        <w:t>7</w:t>
      </w:r>
      <w:r w:rsidR="00A632EC" w:rsidRPr="00A632EC">
        <w:rPr>
          <w:rStyle w:val="SubtleEmphasis"/>
        </w:rPr>
        <w:t>.</w:t>
      </w:r>
      <w:r w:rsidR="003439E8" w:rsidRPr="00A632EC">
        <w:rPr>
          <w:rStyle w:val="SubtleEmphasis"/>
        </w:rPr>
        <w:t>200</w:t>
      </w:r>
      <w:r w:rsidR="00A632EC" w:rsidRPr="00A632EC">
        <w:rPr>
          <w:rStyle w:val="SubtleEmphasis"/>
        </w:rPr>
        <w:t>.</w:t>
      </w:r>
      <w:r w:rsidR="003439E8" w:rsidRPr="00A632EC">
        <w:rPr>
          <w:rStyle w:val="SubtleEmphasis"/>
        </w:rPr>
        <w:t>000</w:t>
      </w:r>
      <w:r w:rsidR="003439E8">
        <w:t xml:space="preserve"> ci porta</w:t>
      </w:r>
      <w:r w:rsidR="00A632EC">
        <w:t xml:space="preserve"> a tale coefficiente. A</w:t>
      </w:r>
      <w:r w:rsidR="003439E8">
        <w:t xml:space="preserve">ll’interno del </w:t>
      </w:r>
      <w:r w:rsidR="003439E8">
        <w:lastRenderedPageBreak/>
        <w:t xml:space="preserve">lavoro compiuto dal cursor, l’attributo </w:t>
      </w:r>
      <w:r w:rsidR="003439E8" w:rsidRPr="00A632EC">
        <w:rPr>
          <w:i/>
        </w:rPr>
        <w:t xml:space="preserve">PercentualeUsura </w:t>
      </w:r>
      <w:r w:rsidR="003439E8">
        <w:t xml:space="preserve">viene aggiornato con il valore </w:t>
      </w:r>
      <w:r w:rsidR="003439E8" w:rsidRPr="00A632EC">
        <w:rPr>
          <w:rStyle w:val="SubtleEmphasis"/>
        </w:rPr>
        <w:t>PercentualeUsura</w:t>
      </w:r>
      <w:r w:rsidR="00C26D01">
        <w:rPr>
          <w:rStyle w:val="SubtleEmphasis"/>
        </w:rPr>
        <w:t xml:space="preserve"> </w:t>
      </w:r>
      <w:r w:rsidR="003439E8" w:rsidRPr="00A632EC">
        <w:rPr>
          <w:rStyle w:val="SubtleEmphasis"/>
        </w:rPr>
        <w:t>+</w:t>
      </w:r>
      <w:r w:rsidR="00C26D01">
        <w:rPr>
          <w:rStyle w:val="SubtleEmphasis"/>
        </w:rPr>
        <w:t xml:space="preserve"> </w:t>
      </w:r>
      <w:r w:rsidR="003439E8" w:rsidRPr="00A632EC">
        <w:rPr>
          <w:rStyle w:val="SubtleEmphasis"/>
        </w:rPr>
        <w:t>tempo_utilizzo*coefficiente</w:t>
      </w:r>
      <w:r w:rsidR="00C26D01">
        <w:t xml:space="preserve">. </w:t>
      </w:r>
      <w:r w:rsidR="003439E8">
        <w:t xml:space="preserve">Alla fine dell’event, la tabella </w:t>
      </w:r>
      <w:r w:rsidR="003439E8" w:rsidRPr="00C26D01">
        <w:rPr>
          <w:i/>
        </w:rPr>
        <w:t>log_utilizzo</w:t>
      </w:r>
      <w:r w:rsidR="003439E8">
        <w:t xml:space="preserve"> viene svuotata.</w:t>
      </w:r>
    </w:p>
    <w:p w:rsidR="003439E8" w:rsidRDefault="003439E8" w:rsidP="00B3557E">
      <w:pPr>
        <w:pStyle w:val="Heading3"/>
      </w:pPr>
      <w:bookmarkStart w:id="378" w:name="_Toc498878195"/>
      <w:r>
        <w:t>Operazione 8</w:t>
      </w:r>
      <w:bookmarkEnd w:id="378"/>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Acquisto prodotto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DROP</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IF EXISTS `Progetto`.`acquisto_prodotto`;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USE `Progetto`$$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CREATE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acquisto_prodotto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cliente_ </w:t>
      </w:r>
      <w:r w:rsidRPr="00156F51">
        <w:rPr>
          <w:rFonts w:ascii="Consolas" w:eastAsia="Times New Roman" w:hAnsi="Consolas" w:cs="Times New Roman"/>
          <w:b/>
          <w:bCs/>
          <w:color w:val="006699"/>
          <w:sz w:val="18"/>
          <w:szCs w:val="18"/>
          <w:bdr w:val="none" w:sz="0" w:space="0" w:color="auto" w:frame="1"/>
          <w:lang w:eastAsia="it-IT"/>
        </w:rPr>
        <w:t>VARCHAR</w:t>
      </w:r>
      <w:r w:rsidRPr="00156F51">
        <w:rPr>
          <w:rFonts w:ascii="Consolas" w:eastAsia="Times New Roman" w:hAnsi="Consolas" w:cs="Times New Roman"/>
          <w:color w:val="000000"/>
          <w:sz w:val="18"/>
          <w:szCs w:val="18"/>
          <w:bdr w:val="none" w:sz="0" w:space="0" w:color="auto" w:frame="1"/>
          <w:lang w:eastAsia="it-IT"/>
        </w:rPr>
        <w:t>(16),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integratore_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centro_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presenza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EXIT HANDLER </w:t>
      </w:r>
      <w:r w:rsidRPr="00156F51">
        <w:rPr>
          <w:rFonts w:ascii="Consolas" w:eastAsia="Times New Roman" w:hAnsi="Consolas" w:cs="Times New Roman"/>
          <w:b/>
          <w:bCs/>
          <w:color w:val="006699"/>
          <w:sz w:val="18"/>
          <w:szCs w:val="18"/>
          <w:bdr w:val="none" w:sz="0" w:space="0" w:color="auto" w:frame="1"/>
          <w:lang w:eastAsia="it-IT"/>
        </w:rPr>
        <w:t>FOR</w:t>
      </w:r>
      <w:r w:rsidRPr="00156F51">
        <w:rPr>
          <w:rFonts w:ascii="Consolas" w:eastAsia="Times New Roman" w:hAnsi="Consolas" w:cs="Times New Roman"/>
          <w:color w:val="000000"/>
          <w:sz w:val="18"/>
          <w:szCs w:val="18"/>
          <w:bdr w:val="none" w:sz="0" w:space="0" w:color="auto" w:frame="1"/>
          <w:lang w:eastAsia="it-IT"/>
        </w:rPr>
        <w:t> SQLEXCEPTION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ROLLBACK</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"Si e' verificato un errore!"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FF1493"/>
          <w:sz w:val="18"/>
          <w:szCs w:val="18"/>
          <w:bdr w:val="none" w:sz="0" w:space="0" w:color="auto" w:frame="1"/>
          <w:lang w:eastAsia="it-IT"/>
        </w:rPr>
        <w:t>COUNT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presenza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M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M.Integratore=integratore_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M.Centro=centro_;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IF presenza &gt; 0 </w:t>
      </w:r>
      <w:r w:rsidRPr="00156F51">
        <w:rPr>
          <w:rFonts w:ascii="Consolas" w:eastAsia="Times New Roman" w:hAnsi="Consolas" w:cs="Times New Roman"/>
          <w:b/>
          <w:bCs/>
          <w:color w:val="006699"/>
          <w:sz w:val="18"/>
          <w:szCs w:val="18"/>
          <w:bdr w:val="none" w:sz="0" w:space="0" w:color="auto" w:frame="1"/>
          <w:lang w:eastAsia="it-IT"/>
        </w:rPr>
        <w:t>THEN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Acquisto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VALUES</w:t>
      </w:r>
      <w:r w:rsidRPr="00156F51">
        <w:rPr>
          <w:rFonts w:ascii="Consolas" w:eastAsia="Times New Roman" w:hAnsi="Consolas" w:cs="Times New Roman"/>
          <w:color w:val="000000"/>
          <w:sz w:val="18"/>
          <w:szCs w:val="18"/>
          <w:bdr w:val="none" w:sz="0" w:space="0" w:color="auto" w:frame="1"/>
          <w:lang w:val="en-US" w:eastAsia="it-IT"/>
        </w:rPr>
        <w:t> (cliente_, integratore_, </w:t>
      </w:r>
      <w:r w:rsidRPr="00156F51">
        <w:rPr>
          <w:rFonts w:ascii="Consolas" w:eastAsia="Times New Roman" w:hAnsi="Consolas" w:cs="Times New Roman"/>
          <w:b/>
          <w:bCs/>
          <w:color w:val="006699"/>
          <w:sz w:val="18"/>
          <w:szCs w:val="18"/>
          <w:bdr w:val="none" w:sz="0" w:space="0" w:color="auto" w:frame="1"/>
          <w:lang w:val="en-US" w:eastAsia="it-IT"/>
        </w:rPr>
        <w:t>CURRENT_DATE</w:t>
      </w:r>
      <w:r w:rsidRPr="00156F51">
        <w:rPr>
          <w:rFonts w:ascii="Consolas" w:eastAsia="Times New Roman" w:hAnsi="Consolas" w:cs="Times New Roman"/>
          <w:color w:val="000000"/>
          <w:sz w:val="18"/>
          <w:szCs w:val="18"/>
          <w:bdr w:val="none" w:sz="0" w:space="0" w:color="auto" w:frame="1"/>
          <w:lang w:val="en-US" w:eastAsia="it-IT"/>
        </w:rPr>
        <w:t>, centro_);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eastAsia="it-IT"/>
        </w:rPr>
        <w:t>DELETE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Centro=centro_;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ELSE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"L'integratore selezionato non e' presente nel magazzino"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IF;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F652C">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  </w:t>
      </w:r>
    </w:p>
    <w:p w:rsidR="00156F51" w:rsidRPr="00156F51" w:rsidRDefault="00156F51" w:rsidP="00DF652C">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73349F" w:rsidRDefault="0073349F" w:rsidP="0073349F">
      <w:pPr>
        <w:rPr>
          <w:rFonts w:eastAsia="Times New Roman"/>
          <w:lang w:eastAsia="it-IT"/>
        </w:rPr>
      </w:pPr>
      <w:r>
        <w:rPr>
          <w:rFonts w:eastAsia="Times New Roman"/>
          <w:lang w:eastAsia="it-IT"/>
        </w:rPr>
        <w:t xml:space="preserve">Questa </w:t>
      </w:r>
      <w:r w:rsidRPr="009D376A">
        <w:rPr>
          <w:rFonts w:eastAsia="Times New Roman"/>
          <w:b/>
          <w:lang w:eastAsia="it-IT"/>
        </w:rPr>
        <w:t>stored procedure</w:t>
      </w:r>
      <w:r>
        <w:rPr>
          <w:rFonts w:eastAsia="Times New Roman"/>
          <w:lang w:eastAsia="it-IT"/>
        </w:rPr>
        <w:t xml:space="preserve"> implementa </w:t>
      </w:r>
      <w:r w:rsidRPr="00C26D01">
        <w:rPr>
          <w:rFonts w:eastAsia="Times New Roman"/>
          <w:i/>
          <w:lang w:eastAsia="it-IT"/>
        </w:rPr>
        <w:t>l’acquisto di un singolo integratore presente in un determinato centro</w:t>
      </w:r>
      <w:r>
        <w:rPr>
          <w:rFonts w:eastAsia="Times New Roman"/>
          <w:lang w:eastAsia="it-IT"/>
        </w:rPr>
        <w:t xml:space="preserve">. La variabile </w:t>
      </w:r>
      <w:r w:rsidRPr="00C26D01">
        <w:rPr>
          <w:rFonts w:eastAsia="Times New Roman"/>
          <w:b/>
          <w:i/>
          <w:lang w:eastAsia="it-IT"/>
        </w:rPr>
        <w:t>presenza</w:t>
      </w:r>
      <w:r>
        <w:rPr>
          <w:rFonts w:eastAsia="Times New Roman"/>
          <w:lang w:eastAsia="it-IT"/>
        </w:rPr>
        <w:t xml:space="preserve"> serve per controllare se l’integratore passato come parametro in ingresso sia veramente presente nel centro </w:t>
      </w:r>
      <w:r w:rsidR="00C26D01">
        <w:rPr>
          <w:rFonts w:eastAsia="Times New Roman"/>
          <w:lang w:eastAsia="it-IT"/>
        </w:rPr>
        <w:t>(</w:t>
      </w:r>
      <w:r>
        <w:rPr>
          <w:rFonts w:eastAsia="Times New Roman"/>
          <w:lang w:eastAsia="it-IT"/>
        </w:rPr>
        <w:t>anch’esso passato come parametro in ingresso</w:t>
      </w:r>
      <w:r w:rsidR="00C26D01">
        <w:rPr>
          <w:rFonts w:eastAsia="Times New Roman"/>
          <w:lang w:eastAsia="it-IT"/>
        </w:rPr>
        <w:t>)</w:t>
      </w:r>
      <w:r>
        <w:rPr>
          <w:rFonts w:eastAsia="Times New Roman"/>
          <w:lang w:eastAsia="it-IT"/>
        </w:rPr>
        <w:t xml:space="preserve">. Se </w:t>
      </w:r>
      <w:r w:rsidR="00C26D01">
        <w:rPr>
          <w:rFonts w:eastAsia="Times New Roman"/>
          <w:lang w:eastAsia="it-IT"/>
        </w:rPr>
        <w:t>il controllo fallisce</w:t>
      </w:r>
      <w:r w:rsidRPr="0073349F">
        <w:rPr>
          <w:rFonts w:eastAsia="Times New Roman"/>
          <w:lang w:eastAsia="it-IT"/>
        </w:rPr>
        <w:t>, allora viene stampata la stringa “</w:t>
      </w:r>
      <w:r w:rsidRPr="0073349F">
        <w:rPr>
          <w:rFonts w:ascii="Courier New" w:eastAsia="Times New Roman" w:hAnsi="Courier New" w:cs="Courier New"/>
          <w:lang w:eastAsia="it-IT"/>
        </w:rPr>
        <w:t xml:space="preserve">L’integratore selezionato non </w:t>
      </w:r>
      <w:r w:rsidR="007C7959" w:rsidRPr="0073349F">
        <w:rPr>
          <w:rFonts w:ascii="Courier New" w:eastAsia="Times New Roman" w:hAnsi="Courier New" w:cs="Courier New"/>
          <w:lang w:eastAsia="it-IT"/>
        </w:rPr>
        <w:t>è</w:t>
      </w:r>
      <w:r w:rsidRPr="0073349F">
        <w:rPr>
          <w:rFonts w:ascii="Courier New" w:eastAsia="Times New Roman" w:hAnsi="Courier New" w:cs="Courier New"/>
          <w:lang w:eastAsia="it-IT"/>
        </w:rPr>
        <w:t xml:space="preserve"> presente nel magazzino</w:t>
      </w:r>
      <w:r>
        <w:rPr>
          <w:rFonts w:eastAsia="Times New Roman"/>
          <w:lang w:eastAsia="it-IT"/>
        </w:rPr>
        <w:t xml:space="preserve">”. Nel caso in cui sia </w:t>
      </w:r>
      <w:r w:rsidR="00C26D01">
        <w:rPr>
          <w:rFonts w:eastAsia="Times New Roman"/>
          <w:lang w:eastAsia="it-IT"/>
        </w:rPr>
        <w:t>presente</w:t>
      </w:r>
      <w:r>
        <w:rPr>
          <w:rFonts w:eastAsia="Times New Roman"/>
          <w:lang w:eastAsia="it-IT"/>
        </w:rPr>
        <w:t xml:space="preserve">, viene creata una nuova istanza per la tabella </w:t>
      </w:r>
      <w:r w:rsidRPr="00C26D01">
        <w:rPr>
          <w:rFonts w:eastAsia="Times New Roman"/>
          <w:i/>
          <w:lang w:eastAsia="it-IT"/>
        </w:rPr>
        <w:t>Acquisto</w:t>
      </w:r>
      <w:r>
        <w:rPr>
          <w:rFonts w:eastAsia="Times New Roman"/>
          <w:lang w:eastAsia="it-IT"/>
        </w:rPr>
        <w:t xml:space="preserve"> avente come dati il codice fiscale del cliente, il codice dell’integratore, la data corrente e il codice del centro passati come argomenti </w:t>
      </w:r>
      <w:r w:rsidR="00C26D01">
        <w:rPr>
          <w:rFonts w:eastAsia="Times New Roman"/>
          <w:lang w:eastAsia="it-IT"/>
        </w:rPr>
        <w:t>alla procedura. Successivamente</w:t>
      </w:r>
      <w:r>
        <w:rPr>
          <w:rFonts w:eastAsia="Times New Roman"/>
          <w:lang w:eastAsia="it-IT"/>
        </w:rPr>
        <w:t xml:space="preserve"> viene eliminato quell’integratore della tabella </w:t>
      </w:r>
      <w:r w:rsidRPr="0073349F">
        <w:rPr>
          <w:rFonts w:eastAsia="Times New Roman"/>
          <w:b/>
          <w:lang w:eastAsia="it-IT"/>
        </w:rPr>
        <w:t>Magazzino</w:t>
      </w:r>
      <w:r w:rsidR="00C26D01">
        <w:rPr>
          <w:rFonts w:eastAsia="Times New Roman"/>
          <w:lang w:eastAsia="it-IT"/>
        </w:rPr>
        <w:t xml:space="preserve">. </w:t>
      </w:r>
      <w:r>
        <w:rPr>
          <w:rFonts w:eastAsia="Times New Roman"/>
          <w:lang w:eastAsia="it-IT"/>
        </w:rPr>
        <w:t xml:space="preserve">Gli </w:t>
      </w:r>
      <w:r w:rsidRPr="00C26D01">
        <w:rPr>
          <w:rFonts w:eastAsia="Times New Roman"/>
          <w:i/>
          <w:lang w:eastAsia="it-IT"/>
        </w:rPr>
        <w:t>underscore</w:t>
      </w:r>
      <w:r>
        <w:rPr>
          <w:rFonts w:eastAsia="Times New Roman"/>
          <w:lang w:eastAsia="it-IT"/>
        </w:rPr>
        <w:t xml:space="preserve"> nelle variabili </w:t>
      </w:r>
      <w:r w:rsidRPr="00C26D01">
        <w:rPr>
          <w:rFonts w:eastAsia="Times New Roman"/>
          <w:b/>
          <w:i/>
          <w:lang w:eastAsia="it-IT"/>
        </w:rPr>
        <w:t>integratore</w:t>
      </w:r>
      <w:r w:rsidRPr="0073349F">
        <w:rPr>
          <w:rFonts w:eastAsia="Times New Roman"/>
          <w:b/>
          <w:lang w:eastAsia="it-IT"/>
        </w:rPr>
        <w:t>_</w:t>
      </w:r>
      <w:r>
        <w:rPr>
          <w:rFonts w:eastAsia="Times New Roman"/>
          <w:lang w:eastAsia="it-IT"/>
        </w:rPr>
        <w:t xml:space="preserve"> e </w:t>
      </w:r>
      <w:r w:rsidRPr="00C26D01">
        <w:rPr>
          <w:rFonts w:eastAsia="Times New Roman"/>
          <w:b/>
          <w:i/>
          <w:lang w:eastAsia="it-IT"/>
        </w:rPr>
        <w:t>centro_</w:t>
      </w:r>
      <w:r>
        <w:rPr>
          <w:rFonts w:eastAsia="Times New Roman"/>
          <w:lang w:eastAsia="it-IT"/>
        </w:rPr>
        <w:t xml:space="preserve"> sono stati inseriti onde evitare ambiguità</w:t>
      </w:r>
      <w:r w:rsidRPr="0073349F">
        <w:rPr>
          <w:rFonts w:eastAsia="Times New Roman"/>
          <w:lang w:eastAsia="it-IT"/>
        </w:rPr>
        <w:t>.</w:t>
      </w:r>
    </w:p>
    <w:p w:rsidR="007A5AA7" w:rsidRPr="007A5AA7" w:rsidRDefault="007A5AA7" w:rsidP="007A5AA7">
      <w:pPr>
        <w:pStyle w:val="Heading2"/>
        <w:rPr>
          <w:rFonts w:eastAsia="Times New Roman"/>
          <w:lang w:eastAsia="it-IT"/>
        </w:rPr>
      </w:pPr>
      <w:bookmarkStart w:id="379" w:name="_Toc498878196"/>
      <w:r w:rsidRPr="007A5AA7">
        <w:rPr>
          <w:rFonts w:eastAsia="Times New Roman"/>
          <w:lang w:eastAsia="it-IT"/>
        </w:rPr>
        <w:t>Vincoli generici</w:t>
      </w:r>
      <w:bookmarkEnd w:id="379"/>
    </w:p>
    <w:p w:rsidR="007A5AA7" w:rsidRPr="007A5AA7" w:rsidRDefault="007A5AA7" w:rsidP="007A5AA7">
      <w:pPr>
        <w:pStyle w:val="Heading3"/>
        <w:rPr>
          <w:lang w:eastAsia="it-IT"/>
        </w:rPr>
      </w:pPr>
      <w:bookmarkStart w:id="380" w:name="_Toc498878197"/>
      <w:r w:rsidRPr="007A5AA7">
        <w:rPr>
          <w:lang w:eastAsia="it-IT"/>
        </w:rPr>
        <w:t>Turnazione del personale</w:t>
      </w:r>
      <w:bookmarkEnd w:id="380"/>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381" w:author="Utente" w:date="2017-11-19T23:20:00Z"/>
          <w:rFonts w:ascii="Consolas" w:eastAsia="Times New Roman" w:hAnsi="Consolas" w:cs="Times New Roman"/>
          <w:color w:val="5C5C5C"/>
          <w:sz w:val="18"/>
          <w:szCs w:val="18"/>
          <w:lang w:eastAsia="it-IT"/>
        </w:rPr>
      </w:pPr>
      <w:del w:id="382" w:author="Utente" w:date="2017-11-19T23:20:00Z">
        <w:r w:rsidRPr="007A5AA7" w:rsidDel="006F36D9">
          <w:rPr>
            <w:rFonts w:ascii="Consolas" w:eastAsia="Times New Roman" w:hAnsi="Consolas" w:cs="Times New Roman"/>
            <w:b/>
            <w:bCs/>
            <w:color w:val="006699"/>
            <w:sz w:val="18"/>
            <w:szCs w:val="18"/>
            <w:bdr w:val="none" w:sz="0" w:space="0" w:color="auto" w:frame="1"/>
            <w:lang w:eastAsia="it-IT"/>
          </w:rPr>
          <w:delText>DROP</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TRIGGER</w:delText>
        </w:r>
        <w:r w:rsidRPr="007A5AA7" w:rsidDel="006F36D9">
          <w:rPr>
            <w:rFonts w:ascii="Consolas" w:eastAsia="Times New Roman" w:hAnsi="Consolas" w:cs="Times New Roman"/>
            <w:color w:val="000000"/>
            <w:sz w:val="18"/>
            <w:szCs w:val="18"/>
            <w:bdr w:val="none" w:sz="0" w:space="0" w:color="auto" w:frame="1"/>
            <w:lang w:eastAsia="it-IT"/>
          </w:rPr>
          <w:delText> IF EXISTS `Progetto`.`vincoli_turnazione`;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383" w:author="Utente" w:date="2017-11-19T23:20:00Z"/>
          <w:rFonts w:ascii="Consolas" w:eastAsia="Times New Roman" w:hAnsi="Consolas" w:cs="Times New Roman"/>
          <w:color w:val="5C5C5C"/>
          <w:sz w:val="18"/>
          <w:szCs w:val="18"/>
          <w:lang w:eastAsia="it-IT"/>
        </w:rPr>
      </w:pPr>
      <w:del w:id="38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DELIMITER $$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385" w:author="Utente" w:date="2017-11-19T23:20:00Z"/>
          <w:rFonts w:ascii="Consolas" w:eastAsia="Times New Roman" w:hAnsi="Consolas" w:cs="Times New Roman"/>
          <w:color w:val="5C5C5C"/>
          <w:sz w:val="18"/>
          <w:szCs w:val="18"/>
          <w:lang w:eastAsia="it-IT"/>
        </w:rPr>
      </w:pPr>
      <w:del w:id="38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USE `Progetto`$$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387" w:author="Utente" w:date="2017-11-19T23:20:00Z"/>
          <w:rFonts w:ascii="Consolas" w:eastAsia="Times New Roman" w:hAnsi="Consolas" w:cs="Times New Roman"/>
          <w:color w:val="5C5C5C"/>
          <w:sz w:val="18"/>
          <w:szCs w:val="18"/>
          <w:lang w:eastAsia="it-IT"/>
        </w:rPr>
      </w:pPr>
      <w:del w:id="388" w:author="Utente" w:date="2017-11-19T23:20:00Z">
        <w:r w:rsidRPr="007A5AA7" w:rsidDel="006F36D9">
          <w:rPr>
            <w:rFonts w:ascii="Consolas" w:eastAsia="Times New Roman" w:hAnsi="Consolas" w:cs="Times New Roman"/>
            <w:b/>
            <w:bCs/>
            <w:color w:val="006699"/>
            <w:sz w:val="18"/>
            <w:szCs w:val="18"/>
            <w:bdr w:val="none" w:sz="0" w:space="0" w:color="auto" w:frame="1"/>
            <w:lang w:eastAsia="it-IT"/>
          </w:rPr>
          <w:delText>CREATE</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TRIGGER</w:delText>
        </w:r>
        <w:r w:rsidRPr="007A5AA7" w:rsidDel="006F36D9">
          <w:rPr>
            <w:rFonts w:ascii="Consolas" w:eastAsia="Times New Roman" w:hAnsi="Consolas" w:cs="Times New Roman"/>
            <w:color w:val="000000"/>
            <w:sz w:val="18"/>
            <w:szCs w:val="18"/>
            <w:bdr w:val="none" w:sz="0" w:space="0" w:color="auto" w:frame="1"/>
            <w:lang w:eastAsia="it-IT"/>
          </w:rPr>
          <w:delText> `vincoli_turnazione`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389" w:author="Utente" w:date="2017-11-19T23:20:00Z"/>
          <w:rFonts w:ascii="Consolas" w:eastAsia="Times New Roman" w:hAnsi="Consolas" w:cs="Times New Roman"/>
          <w:color w:val="5C5C5C"/>
          <w:sz w:val="18"/>
          <w:szCs w:val="18"/>
          <w:lang w:eastAsia="it-IT"/>
        </w:rPr>
      </w:pPr>
      <w:del w:id="39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BEFORE </w:delText>
        </w:r>
        <w:r w:rsidRPr="007A5AA7" w:rsidDel="006F36D9">
          <w:rPr>
            <w:rFonts w:ascii="Consolas" w:eastAsia="Times New Roman" w:hAnsi="Consolas" w:cs="Times New Roman"/>
            <w:b/>
            <w:bCs/>
            <w:color w:val="006699"/>
            <w:sz w:val="18"/>
            <w:szCs w:val="18"/>
            <w:bdr w:val="none" w:sz="0" w:space="0" w:color="auto" w:frame="1"/>
            <w:lang w:eastAsia="it-IT"/>
          </w:rPr>
          <w:delText>INSERT</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ON</w:delText>
        </w:r>
        <w:r w:rsidRPr="007A5AA7" w:rsidDel="006F36D9">
          <w:rPr>
            <w:rFonts w:ascii="Consolas" w:eastAsia="Times New Roman" w:hAnsi="Consolas" w:cs="Times New Roman"/>
            <w:color w:val="000000"/>
            <w:sz w:val="18"/>
            <w:szCs w:val="18"/>
            <w:bdr w:val="none" w:sz="0" w:space="0" w:color="auto" w:frame="1"/>
            <w:lang w:eastAsia="it-IT"/>
          </w:rPr>
          <w:delText> Turno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391" w:author="Utente" w:date="2017-11-19T23:20:00Z"/>
          <w:rFonts w:ascii="Consolas" w:eastAsia="Times New Roman" w:hAnsi="Consolas" w:cs="Times New Roman"/>
          <w:color w:val="5C5C5C"/>
          <w:sz w:val="18"/>
          <w:szCs w:val="18"/>
          <w:lang w:eastAsia="it-IT"/>
        </w:rPr>
      </w:pPr>
      <w:del w:id="392" w:author="Utente" w:date="2017-11-19T23:20:00Z">
        <w:r w:rsidRPr="007A5AA7" w:rsidDel="006F36D9">
          <w:rPr>
            <w:rFonts w:ascii="Consolas" w:eastAsia="Times New Roman" w:hAnsi="Consolas" w:cs="Times New Roman"/>
            <w:b/>
            <w:bCs/>
            <w:color w:val="006699"/>
            <w:sz w:val="18"/>
            <w:szCs w:val="18"/>
            <w:bdr w:val="none" w:sz="0" w:space="0" w:color="auto" w:frame="1"/>
            <w:lang w:eastAsia="it-IT"/>
          </w:rPr>
          <w:delText>FOR</w:delText>
        </w:r>
        <w:r w:rsidRPr="007A5AA7" w:rsidDel="006F36D9">
          <w:rPr>
            <w:rFonts w:ascii="Consolas" w:eastAsia="Times New Roman" w:hAnsi="Consolas" w:cs="Times New Roman"/>
            <w:color w:val="000000"/>
            <w:sz w:val="18"/>
            <w:szCs w:val="18"/>
            <w:bdr w:val="none" w:sz="0" w:space="0" w:color="auto" w:frame="1"/>
            <w:lang w:eastAsia="it-IT"/>
          </w:rPr>
          <w:delText> EACH ROW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393" w:author="Utente" w:date="2017-11-19T23:20:00Z"/>
          <w:rFonts w:ascii="Consolas" w:eastAsia="Times New Roman" w:hAnsi="Consolas" w:cs="Times New Roman"/>
          <w:color w:val="5C5C5C"/>
          <w:sz w:val="18"/>
          <w:szCs w:val="18"/>
          <w:lang w:eastAsia="it-IT"/>
        </w:rPr>
      </w:pPr>
      <w:del w:id="39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BEGIN</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395" w:author="Utente" w:date="2017-11-19T23:20:00Z"/>
          <w:rFonts w:ascii="Consolas" w:eastAsia="Times New Roman" w:hAnsi="Consolas" w:cs="Times New Roman"/>
          <w:color w:val="5C5C5C"/>
          <w:sz w:val="18"/>
          <w:szCs w:val="18"/>
          <w:lang w:eastAsia="it-IT"/>
        </w:rPr>
      </w:pPr>
      <w:del w:id="39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DECLARE</w:delText>
        </w:r>
        <w:r w:rsidRPr="007A5AA7" w:rsidDel="006F36D9">
          <w:rPr>
            <w:rFonts w:ascii="Consolas" w:eastAsia="Times New Roman" w:hAnsi="Consolas" w:cs="Times New Roman"/>
            <w:color w:val="000000"/>
            <w:sz w:val="18"/>
            <w:szCs w:val="18"/>
            <w:bdr w:val="none" w:sz="0" w:space="0" w:color="auto" w:frame="1"/>
            <w:lang w:eastAsia="it-IT"/>
          </w:rPr>
          <w:delText> ore_giornaliere </w:delText>
        </w:r>
        <w:r w:rsidRPr="007A5AA7" w:rsidDel="006F36D9">
          <w:rPr>
            <w:rFonts w:ascii="Consolas" w:eastAsia="Times New Roman" w:hAnsi="Consolas" w:cs="Times New Roman"/>
            <w:b/>
            <w:bCs/>
            <w:color w:val="006699"/>
            <w:sz w:val="18"/>
            <w:szCs w:val="18"/>
            <w:bdr w:val="none" w:sz="0" w:space="0" w:color="auto" w:frame="1"/>
            <w:lang w:eastAsia="it-IT"/>
          </w:rPr>
          <w:delText>INT</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DEFAULT</w:delText>
        </w:r>
        <w:r w:rsidRPr="007A5AA7" w:rsidDel="006F36D9">
          <w:rPr>
            <w:rFonts w:ascii="Consolas" w:eastAsia="Times New Roman" w:hAnsi="Consolas" w:cs="Times New Roman"/>
            <w:color w:val="000000"/>
            <w:sz w:val="18"/>
            <w:szCs w:val="18"/>
            <w:bdr w:val="none" w:sz="0" w:space="0" w:color="auto" w:frame="1"/>
            <w:lang w:eastAsia="it-IT"/>
          </w:rPr>
          <w:delText> 0;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397" w:author="Utente" w:date="2017-11-19T23:20:00Z"/>
          <w:rFonts w:ascii="Consolas" w:eastAsia="Times New Roman" w:hAnsi="Consolas" w:cs="Times New Roman"/>
          <w:color w:val="5C5C5C"/>
          <w:sz w:val="18"/>
          <w:szCs w:val="18"/>
          <w:lang w:eastAsia="it-IT"/>
        </w:rPr>
      </w:pPr>
      <w:del w:id="39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DECLARE</w:delText>
        </w:r>
        <w:r w:rsidRPr="007A5AA7" w:rsidDel="006F36D9">
          <w:rPr>
            <w:rFonts w:ascii="Consolas" w:eastAsia="Times New Roman" w:hAnsi="Consolas" w:cs="Times New Roman"/>
            <w:color w:val="000000"/>
            <w:sz w:val="18"/>
            <w:szCs w:val="18"/>
            <w:bdr w:val="none" w:sz="0" w:space="0" w:color="auto" w:frame="1"/>
            <w:lang w:eastAsia="it-IT"/>
          </w:rPr>
          <w:delText> orario_inizio </w:delText>
        </w:r>
        <w:r w:rsidRPr="007A5AA7" w:rsidDel="006F36D9">
          <w:rPr>
            <w:rFonts w:ascii="Consolas" w:eastAsia="Times New Roman" w:hAnsi="Consolas" w:cs="Times New Roman"/>
            <w:b/>
            <w:bCs/>
            <w:color w:val="006699"/>
            <w:sz w:val="18"/>
            <w:szCs w:val="18"/>
            <w:bdr w:val="none" w:sz="0" w:space="0" w:color="auto" w:frame="1"/>
            <w:lang w:eastAsia="it-IT"/>
          </w:rPr>
          <w:delText>INT</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DEFAULT</w:delText>
        </w:r>
        <w:r w:rsidRPr="007A5AA7" w:rsidDel="006F36D9">
          <w:rPr>
            <w:rFonts w:ascii="Consolas" w:eastAsia="Times New Roman" w:hAnsi="Consolas" w:cs="Times New Roman"/>
            <w:color w:val="000000"/>
            <w:sz w:val="18"/>
            <w:szCs w:val="18"/>
            <w:bdr w:val="none" w:sz="0" w:space="0" w:color="auto" w:frame="1"/>
            <w:lang w:eastAsia="it-IT"/>
          </w:rPr>
          <w:delText> 0;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399" w:author="Utente" w:date="2017-11-19T23:20:00Z"/>
          <w:rFonts w:ascii="Consolas" w:eastAsia="Times New Roman" w:hAnsi="Consolas" w:cs="Times New Roman"/>
          <w:color w:val="5C5C5C"/>
          <w:sz w:val="18"/>
          <w:szCs w:val="18"/>
          <w:lang w:eastAsia="it-IT"/>
        </w:rPr>
      </w:pPr>
      <w:del w:id="400" w:author="Utente" w:date="2017-11-19T23:20:00Z">
        <w:r w:rsidRPr="007A5AA7" w:rsidDel="006F36D9">
          <w:rPr>
            <w:rFonts w:ascii="Consolas" w:eastAsia="Times New Roman" w:hAnsi="Consolas" w:cs="Times New Roman"/>
            <w:color w:val="000000"/>
            <w:sz w:val="18"/>
            <w:szCs w:val="18"/>
            <w:bdr w:val="none" w:sz="0" w:space="0" w:color="auto" w:frame="1"/>
            <w:lang w:eastAsia="it-IT"/>
          </w:rPr>
          <w:lastRenderedPageBreak/>
          <w:delText>        </w:delText>
        </w:r>
        <w:r w:rsidRPr="007A5AA7" w:rsidDel="006F36D9">
          <w:rPr>
            <w:rFonts w:ascii="Consolas" w:eastAsia="Times New Roman" w:hAnsi="Consolas" w:cs="Times New Roman"/>
            <w:b/>
            <w:bCs/>
            <w:color w:val="006699"/>
            <w:sz w:val="18"/>
            <w:szCs w:val="18"/>
            <w:bdr w:val="none" w:sz="0" w:space="0" w:color="auto" w:frame="1"/>
            <w:lang w:eastAsia="it-IT"/>
          </w:rPr>
          <w:delText>DECLARE</w:delText>
        </w:r>
        <w:r w:rsidRPr="007A5AA7" w:rsidDel="006F36D9">
          <w:rPr>
            <w:rFonts w:ascii="Consolas" w:eastAsia="Times New Roman" w:hAnsi="Consolas" w:cs="Times New Roman"/>
            <w:color w:val="000000"/>
            <w:sz w:val="18"/>
            <w:szCs w:val="18"/>
            <w:bdr w:val="none" w:sz="0" w:space="0" w:color="auto" w:frame="1"/>
            <w:lang w:eastAsia="it-IT"/>
          </w:rPr>
          <w:delText> orario_fine </w:delText>
        </w:r>
        <w:r w:rsidRPr="007A5AA7" w:rsidDel="006F36D9">
          <w:rPr>
            <w:rFonts w:ascii="Consolas" w:eastAsia="Times New Roman" w:hAnsi="Consolas" w:cs="Times New Roman"/>
            <w:b/>
            <w:bCs/>
            <w:color w:val="006699"/>
            <w:sz w:val="18"/>
            <w:szCs w:val="18"/>
            <w:bdr w:val="none" w:sz="0" w:space="0" w:color="auto" w:frame="1"/>
            <w:lang w:eastAsia="it-IT"/>
          </w:rPr>
          <w:delText>INT</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DEFAULT</w:delText>
        </w:r>
        <w:r w:rsidRPr="007A5AA7" w:rsidDel="006F36D9">
          <w:rPr>
            <w:rFonts w:ascii="Consolas" w:eastAsia="Times New Roman" w:hAnsi="Consolas" w:cs="Times New Roman"/>
            <w:color w:val="000000"/>
            <w:sz w:val="18"/>
            <w:szCs w:val="18"/>
            <w:bdr w:val="none" w:sz="0" w:space="0" w:color="auto" w:frame="1"/>
            <w:lang w:eastAsia="it-IT"/>
          </w:rPr>
          <w:delText> 0;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01" w:author="Utente" w:date="2017-11-19T23:20:00Z"/>
          <w:rFonts w:ascii="Consolas" w:eastAsia="Times New Roman" w:hAnsi="Consolas" w:cs="Times New Roman"/>
          <w:color w:val="5C5C5C"/>
          <w:sz w:val="18"/>
          <w:szCs w:val="18"/>
          <w:lang w:eastAsia="it-IT"/>
        </w:rPr>
      </w:pPr>
      <w:del w:id="402"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DECLARE</w:delText>
        </w:r>
        <w:r w:rsidRPr="007A5AA7" w:rsidDel="006F36D9">
          <w:rPr>
            <w:rFonts w:ascii="Consolas" w:eastAsia="Times New Roman" w:hAnsi="Consolas" w:cs="Times New Roman"/>
            <w:color w:val="000000"/>
            <w:sz w:val="18"/>
            <w:szCs w:val="18"/>
            <w:bdr w:val="none" w:sz="0" w:space="0" w:color="auto" w:frame="1"/>
            <w:lang w:eastAsia="it-IT"/>
          </w:rPr>
          <w:delText> centro_ </w:delText>
        </w:r>
        <w:r w:rsidRPr="007A5AA7" w:rsidDel="006F36D9">
          <w:rPr>
            <w:rFonts w:ascii="Consolas" w:eastAsia="Times New Roman" w:hAnsi="Consolas" w:cs="Times New Roman"/>
            <w:b/>
            <w:bCs/>
            <w:color w:val="006699"/>
            <w:sz w:val="18"/>
            <w:szCs w:val="18"/>
            <w:bdr w:val="none" w:sz="0" w:space="0" w:color="auto" w:frame="1"/>
            <w:lang w:eastAsia="it-IT"/>
          </w:rPr>
          <w:delText>INT</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DEFAULT</w:delText>
        </w:r>
        <w:r w:rsidRPr="007A5AA7" w:rsidDel="006F36D9">
          <w:rPr>
            <w:rFonts w:ascii="Consolas" w:eastAsia="Times New Roman" w:hAnsi="Consolas" w:cs="Times New Roman"/>
            <w:color w:val="000000"/>
            <w:sz w:val="18"/>
            <w:szCs w:val="18"/>
            <w:bdr w:val="none" w:sz="0" w:space="0" w:color="auto" w:frame="1"/>
            <w:lang w:eastAsia="it-IT"/>
          </w:rPr>
          <w:delText> NEW.Centro;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03" w:author="Utente" w:date="2017-11-19T23:20:00Z"/>
          <w:rFonts w:ascii="Consolas" w:eastAsia="Times New Roman" w:hAnsi="Consolas" w:cs="Times New Roman"/>
          <w:color w:val="5C5C5C"/>
          <w:sz w:val="18"/>
          <w:szCs w:val="18"/>
          <w:lang w:eastAsia="it-IT"/>
        </w:rPr>
      </w:pPr>
      <w:del w:id="40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DECLARE</w:delText>
        </w:r>
        <w:r w:rsidRPr="007A5AA7" w:rsidDel="006F36D9">
          <w:rPr>
            <w:rFonts w:ascii="Consolas" w:eastAsia="Times New Roman" w:hAnsi="Consolas" w:cs="Times New Roman"/>
            <w:color w:val="000000"/>
            <w:sz w:val="18"/>
            <w:szCs w:val="18"/>
            <w:bdr w:val="none" w:sz="0" w:space="0" w:color="auto" w:frame="1"/>
            <w:lang w:eastAsia="it-IT"/>
          </w:rPr>
          <w:delText> finito </w:delText>
        </w:r>
        <w:r w:rsidRPr="007A5AA7" w:rsidDel="006F36D9">
          <w:rPr>
            <w:rFonts w:ascii="Consolas" w:eastAsia="Times New Roman" w:hAnsi="Consolas" w:cs="Times New Roman"/>
            <w:b/>
            <w:bCs/>
            <w:color w:val="006699"/>
            <w:sz w:val="18"/>
            <w:szCs w:val="18"/>
            <w:bdr w:val="none" w:sz="0" w:space="0" w:color="auto" w:frame="1"/>
            <w:lang w:eastAsia="it-IT"/>
          </w:rPr>
          <w:delText>INT</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DEFAULT</w:delText>
        </w:r>
        <w:r w:rsidRPr="007A5AA7" w:rsidDel="006F36D9">
          <w:rPr>
            <w:rFonts w:ascii="Consolas" w:eastAsia="Times New Roman" w:hAnsi="Consolas" w:cs="Times New Roman"/>
            <w:color w:val="000000"/>
            <w:sz w:val="18"/>
            <w:szCs w:val="18"/>
            <w:bdr w:val="none" w:sz="0" w:space="0" w:color="auto" w:frame="1"/>
            <w:lang w:eastAsia="it-IT"/>
          </w:rPr>
          <w:delText> 0;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05" w:author="Utente" w:date="2017-11-19T23:20:00Z"/>
          <w:rFonts w:ascii="Consolas" w:eastAsia="Times New Roman" w:hAnsi="Consolas" w:cs="Times New Roman"/>
          <w:color w:val="5C5C5C"/>
          <w:sz w:val="18"/>
          <w:szCs w:val="18"/>
          <w:lang w:eastAsia="it-IT"/>
        </w:rPr>
      </w:pPr>
      <w:del w:id="40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DECLARE</w:delText>
        </w:r>
        <w:r w:rsidRPr="007A5AA7" w:rsidDel="006F36D9">
          <w:rPr>
            <w:rFonts w:ascii="Consolas" w:eastAsia="Times New Roman" w:hAnsi="Consolas" w:cs="Times New Roman"/>
            <w:color w:val="000000"/>
            <w:sz w:val="18"/>
            <w:szCs w:val="18"/>
            <w:bdr w:val="none" w:sz="0" w:space="0" w:color="auto" w:frame="1"/>
            <w:lang w:eastAsia="it-IT"/>
          </w:rPr>
          <w:delText> cursore </w:delText>
        </w:r>
        <w:r w:rsidRPr="007A5AA7" w:rsidDel="006F36D9">
          <w:rPr>
            <w:rFonts w:ascii="Consolas" w:eastAsia="Times New Roman" w:hAnsi="Consolas" w:cs="Times New Roman"/>
            <w:b/>
            <w:bCs/>
            <w:color w:val="006699"/>
            <w:sz w:val="18"/>
            <w:szCs w:val="18"/>
            <w:bdr w:val="none" w:sz="0" w:space="0" w:color="auto" w:frame="1"/>
            <w:lang w:eastAsia="it-IT"/>
          </w:rPr>
          <w:delText>CURSOR</w:delText>
        </w:r>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FOR</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07" w:author="Utente" w:date="2017-11-19T23:20:00Z"/>
          <w:rFonts w:ascii="Consolas" w:eastAsia="Times New Roman" w:hAnsi="Consolas" w:cs="Times New Roman"/>
          <w:color w:val="5C5C5C"/>
          <w:sz w:val="18"/>
          <w:szCs w:val="18"/>
          <w:lang w:val="en-US" w:eastAsia="it-IT"/>
        </w:rPr>
      </w:pPr>
      <w:del w:id="408" w:author="Utente" w:date="2017-11-19T23:20:00Z">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b/>
            <w:bCs/>
            <w:color w:val="006699"/>
            <w:sz w:val="18"/>
            <w:szCs w:val="18"/>
            <w:bdr w:val="none" w:sz="0" w:space="0" w:color="auto" w:frame="1"/>
            <w:lang w:val="en-US" w:eastAsia="it-IT"/>
          </w:rPr>
          <w:delText>SELECT</w:delText>
        </w:r>
        <w:r w:rsidRPr="007A5AA7" w:rsidDel="006F36D9">
          <w:rPr>
            <w:rFonts w:ascii="Consolas" w:eastAsia="Times New Roman" w:hAnsi="Consolas" w:cs="Times New Roman"/>
            <w:color w:val="000000"/>
            <w:sz w:val="18"/>
            <w:szCs w:val="18"/>
            <w:bdr w:val="none" w:sz="0" w:space="0" w:color="auto" w:frame="1"/>
            <w:lang w:val="en-US" w:eastAsia="it-IT"/>
          </w:rPr>
          <w:delText> TIME_TO_SEC(T0.OrarioInizio), TIME_TO_SEC(T0.OrarioFine), T0.Centro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09" w:author="Utente" w:date="2017-11-19T23:20:00Z"/>
          <w:rFonts w:ascii="Consolas" w:eastAsia="Times New Roman" w:hAnsi="Consolas" w:cs="Times New Roman"/>
          <w:color w:val="5C5C5C"/>
          <w:sz w:val="18"/>
          <w:szCs w:val="18"/>
          <w:lang w:eastAsia="it-IT"/>
        </w:rPr>
      </w:pPr>
      <w:del w:id="410" w:author="Utente" w:date="2017-11-19T23:20:00Z">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FROM</w:delText>
        </w:r>
        <w:r w:rsidRPr="007A5AA7" w:rsidDel="006F36D9">
          <w:rPr>
            <w:rFonts w:ascii="Consolas" w:eastAsia="Times New Roman" w:hAnsi="Consolas" w:cs="Times New Roman"/>
            <w:color w:val="000000"/>
            <w:sz w:val="18"/>
            <w:szCs w:val="18"/>
            <w:bdr w:val="none" w:sz="0" w:space="0" w:color="auto" w:frame="1"/>
            <w:lang w:eastAsia="it-IT"/>
          </w:rPr>
          <w:delText> Turno T0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11" w:author="Utente" w:date="2017-11-19T23:20:00Z"/>
          <w:rFonts w:ascii="Consolas" w:eastAsia="Times New Roman" w:hAnsi="Consolas" w:cs="Times New Roman"/>
          <w:color w:val="5C5C5C"/>
          <w:sz w:val="18"/>
          <w:szCs w:val="18"/>
          <w:lang w:eastAsia="it-IT"/>
        </w:rPr>
      </w:pPr>
      <w:del w:id="412"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WHERE</w:delText>
        </w:r>
        <w:r w:rsidRPr="007A5AA7" w:rsidDel="006F36D9">
          <w:rPr>
            <w:rFonts w:ascii="Consolas" w:eastAsia="Times New Roman" w:hAnsi="Consolas" w:cs="Times New Roman"/>
            <w:color w:val="000000"/>
            <w:sz w:val="18"/>
            <w:szCs w:val="18"/>
            <w:bdr w:val="none" w:sz="0" w:space="0" w:color="auto" w:frame="1"/>
            <w:lang w:eastAsia="it-IT"/>
          </w:rPr>
          <w:delText> T0.Dipendente=NEW.Dipendente </w:delText>
        </w:r>
        <w:r w:rsidRPr="007A5AA7" w:rsidDel="006F36D9">
          <w:rPr>
            <w:rFonts w:ascii="Consolas" w:eastAsia="Times New Roman" w:hAnsi="Consolas" w:cs="Times New Roman"/>
            <w:color w:val="808080"/>
            <w:sz w:val="18"/>
            <w:szCs w:val="18"/>
            <w:bdr w:val="none" w:sz="0" w:space="0" w:color="auto" w:frame="1"/>
            <w:lang w:eastAsia="it-IT"/>
          </w:rPr>
          <w:delText>AND</w:delText>
        </w:r>
        <w:r w:rsidRPr="007A5AA7" w:rsidDel="006F36D9">
          <w:rPr>
            <w:rFonts w:ascii="Consolas" w:eastAsia="Times New Roman" w:hAnsi="Consolas" w:cs="Times New Roman"/>
            <w:color w:val="000000"/>
            <w:sz w:val="18"/>
            <w:szCs w:val="18"/>
            <w:bdr w:val="none" w:sz="0" w:space="0" w:color="auto" w:frame="1"/>
            <w:lang w:eastAsia="it-IT"/>
          </w:rPr>
          <w:delText> T0.GiornoSettimana=NEW.GiornoSettimana;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13" w:author="Utente" w:date="2017-11-19T23:20:00Z"/>
          <w:rFonts w:ascii="Consolas" w:eastAsia="Times New Roman" w:hAnsi="Consolas" w:cs="Times New Roman"/>
          <w:color w:val="5C5C5C"/>
          <w:sz w:val="18"/>
          <w:szCs w:val="18"/>
          <w:lang w:val="en-US" w:eastAsia="it-IT"/>
        </w:rPr>
      </w:pPr>
      <w:del w:id="41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val="en-US" w:eastAsia="it-IT"/>
          </w:rPr>
          <w:delText>DECLARE</w:delText>
        </w:r>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b/>
            <w:bCs/>
            <w:color w:val="006699"/>
            <w:sz w:val="18"/>
            <w:szCs w:val="18"/>
            <w:bdr w:val="none" w:sz="0" w:space="0" w:color="auto" w:frame="1"/>
            <w:lang w:val="en-US" w:eastAsia="it-IT"/>
          </w:rPr>
          <w:delText>CONTINUE</w:delText>
        </w:r>
        <w:r w:rsidRPr="007A5AA7" w:rsidDel="006F36D9">
          <w:rPr>
            <w:rFonts w:ascii="Consolas" w:eastAsia="Times New Roman" w:hAnsi="Consolas" w:cs="Times New Roman"/>
            <w:color w:val="000000"/>
            <w:sz w:val="18"/>
            <w:szCs w:val="18"/>
            <w:bdr w:val="none" w:sz="0" w:space="0" w:color="auto" w:frame="1"/>
            <w:lang w:val="en-US" w:eastAsia="it-IT"/>
          </w:rPr>
          <w:delText> HANDLER </w:delText>
        </w:r>
        <w:r w:rsidRPr="007A5AA7" w:rsidDel="006F36D9">
          <w:rPr>
            <w:rFonts w:ascii="Consolas" w:eastAsia="Times New Roman" w:hAnsi="Consolas" w:cs="Times New Roman"/>
            <w:b/>
            <w:bCs/>
            <w:color w:val="006699"/>
            <w:sz w:val="18"/>
            <w:szCs w:val="18"/>
            <w:bdr w:val="none" w:sz="0" w:space="0" w:color="auto" w:frame="1"/>
            <w:lang w:val="en-US" w:eastAsia="it-IT"/>
          </w:rPr>
          <w:delText>FOR</w:delText>
        </w:r>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color w:val="808080"/>
            <w:sz w:val="18"/>
            <w:szCs w:val="18"/>
            <w:bdr w:val="none" w:sz="0" w:space="0" w:color="auto" w:frame="1"/>
            <w:lang w:val="en-US" w:eastAsia="it-IT"/>
          </w:rPr>
          <w:delText>NOT</w:delText>
        </w:r>
        <w:r w:rsidRPr="007A5AA7" w:rsidDel="006F36D9">
          <w:rPr>
            <w:rFonts w:ascii="Consolas" w:eastAsia="Times New Roman" w:hAnsi="Consolas" w:cs="Times New Roman"/>
            <w:color w:val="000000"/>
            <w:sz w:val="18"/>
            <w:szCs w:val="18"/>
            <w:bdr w:val="none" w:sz="0" w:space="0" w:color="auto" w:frame="1"/>
            <w:lang w:val="en-US" w:eastAsia="it-IT"/>
          </w:rPr>
          <w:delText> FOUND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15" w:author="Utente" w:date="2017-11-19T23:20:00Z"/>
          <w:rFonts w:ascii="Consolas" w:eastAsia="Times New Roman" w:hAnsi="Consolas" w:cs="Times New Roman"/>
          <w:color w:val="5C5C5C"/>
          <w:sz w:val="18"/>
          <w:szCs w:val="18"/>
          <w:lang w:eastAsia="it-IT"/>
        </w:rPr>
      </w:pPr>
      <w:del w:id="416" w:author="Utente" w:date="2017-11-19T23:20:00Z">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SET</w:delText>
        </w:r>
        <w:r w:rsidRPr="007A5AA7" w:rsidDel="006F36D9">
          <w:rPr>
            <w:rFonts w:ascii="Consolas" w:eastAsia="Times New Roman" w:hAnsi="Consolas" w:cs="Times New Roman"/>
            <w:color w:val="000000"/>
            <w:sz w:val="18"/>
            <w:szCs w:val="18"/>
            <w:bdr w:val="none" w:sz="0" w:space="0" w:color="auto" w:frame="1"/>
            <w:lang w:eastAsia="it-IT"/>
          </w:rPr>
          <w:delText> finito = 1;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17" w:author="Utente" w:date="2017-11-19T23:20:00Z"/>
          <w:rFonts w:ascii="Consolas" w:eastAsia="Times New Roman" w:hAnsi="Consolas" w:cs="Times New Roman"/>
          <w:color w:val="5C5C5C"/>
          <w:sz w:val="18"/>
          <w:szCs w:val="18"/>
          <w:lang w:eastAsia="it-IT"/>
        </w:rPr>
      </w:pPr>
      <w:del w:id="41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19" w:author="Utente" w:date="2017-11-19T23:20:00Z"/>
          <w:rFonts w:ascii="Consolas" w:eastAsia="Times New Roman" w:hAnsi="Consolas" w:cs="Times New Roman"/>
          <w:color w:val="5C5C5C"/>
          <w:sz w:val="18"/>
          <w:szCs w:val="18"/>
          <w:lang w:val="en-US" w:eastAsia="it-IT"/>
        </w:rPr>
      </w:pPr>
      <w:del w:id="420" w:author="Utente" w:date="2017-11-19T23:20:00Z">
        <w:r w:rsidRPr="007A5AA7" w:rsidDel="006F36D9">
          <w:rPr>
            <w:rFonts w:ascii="Consolas" w:eastAsia="Times New Roman" w:hAnsi="Consolas" w:cs="Times New Roman"/>
            <w:color w:val="000000"/>
            <w:sz w:val="18"/>
            <w:szCs w:val="18"/>
            <w:bdr w:val="none" w:sz="0" w:space="0" w:color="auto" w:frame="1"/>
            <w:lang w:val="en-US" w:eastAsia="it-IT"/>
          </w:rPr>
          <w:delText>        IF TIME_TO_SEC(NEW.OrarioInizio)&gt;=TIME_TO_SEC(NEW.OrarioFine) </w:delText>
        </w:r>
        <w:r w:rsidRPr="007A5AA7" w:rsidDel="006F36D9">
          <w:rPr>
            <w:rFonts w:ascii="Consolas" w:eastAsia="Times New Roman" w:hAnsi="Consolas" w:cs="Times New Roman"/>
            <w:b/>
            <w:bCs/>
            <w:color w:val="006699"/>
            <w:sz w:val="18"/>
            <w:szCs w:val="18"/>
            <w:bdr w:val="none" w:sz="0" w:space="0" w:color="auto" w:frame="1"/>
            <w:lang w:val="en-US" w:eastAsia="it-IT"/>
          </w:rPr>
          <w:delText>THEN</w:delText>
        </w:r>
        <w:r w:rsidRPr="007A5AA7" w:rsidDel="006F36D9">
          <w:rPr>
            <w:rFonts w:ascii="Consolas" w:eastAsia="Times New Roman" w:hAnsi="Consolas" w:cs="Times New Roman"/>
            <w:color w:val="000000"/>
            <w:sz w:val="18"/>
            <w:szCs w:val="18"/>
            <w:bdr w:val="none" w:sz="0" w:space="0" w:color="auto" w:frame="1"/>
            <w:lang w:val="en-US"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21" w:author="Utente" w:date="2017-11-19T23:20:00Z"/>
          <w:rFonts w:ascii="Consolas" w:eastAsia="Times New Roman" w:hAnsi="Consolas" w:cs="Times New Roman"/>
          <w:color w:val="5C5C5C"/>
          <w:sz w:val="18"/>
          <w:szCs w:val="18"/>
          <w:lang w:eastAsia="it-IT"/>
        </w:rPr>
      </w:pPr>
      <w:del w:id="422" w:author="Utente" w:date="2017-11-19T23:20:00Z">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color w:val="000000"/>
            <w:sz w:val="18"/>
            <w:szCs w:val="18"/>
            <w:bdr w:val="none" w:sz="0" w:space="0" w:color="auto" w:frame="1"/>
            <w:lang w:eastAsia="it-IT"/>
          </w:rPr>
          <w:delText>SIGNAL SQLSTATE </w:delText>
        </w:r>
        <w:r w:rsidRPr="007A5AA7" w:rsidDel="006F36D9">
          <w:rPr>
            <w:rFonts w:ascii="Consolas" w:eastAsia="Times New Roman" w:hAnsi="Consolas" w:cs="Times New Roman"/>
            <w:color w:val="0000FF"/>
            <w:sz w:val="18"/>
            <w:szCs w:val="18"/>
            <w:bdr w:val="none" w:sz="0" w:space="0" w:color="auto" w:frame="1"/>
            <w:lang w:eastAsia="it-IT"/>
          </w:rPr>
          <w:delText>'45000'</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23" w:author="Utente" w:date="2017-11-19T23:20:00Z"/>
          <w:rFonts w:ascii="Consolas" w:eastAsia="Times New Roman" w:hAnsi="Consolas" w:cs="Times New Roman"/>
          <w:color w:val="5C5C5C"/>
          <w:sz w:val="18"/>
          <w:szCs w:val="18"/>
          <w:lang w:eastAsia="it-IT"/>
        </w:rPr>
      </w:pPr>
      <w:del w:id="42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SET</w:delText>
        </w:r>
        <w:r w:rsidRPr="007A5AA7" w:rsidDel="006F36D9">
          <w:rPr>
            <w:rFonts w:ascii="Consolas" w:eastAsia="Times New Roman" w:hAnsi="Consolas" w:cs="Times New Roman"/>
            <w:color w:val="000000"/>
            <w:sz w:val="18"/>
            <w:szCs w:val="18"/>
            <w:bdr w:val="none" w:sz="0" w:space="0" w:color="auto" w:frame="1"/>
            <w:lang w:eastAsia="it-IT"/>
          </w:rPr>
          <w:delText> MESSAGE_TEXT = </w:delText>
        </w:r>
        <w:r w:rsidRPr="007A5AA7" w:rsidDel="006F36D9">
          <w:rPr>
            <w:rFonts w:ascii="Consolas" w:eastAsia="Times New Roman" w:hAnsi="Consolas" w:cs="Times New Roman"/>
            <w:color w:val="0000FF"/>
            <w:sz w:val="18"/>
            <w:szCs w:val="18"/>
            <w:bdr w:val="none" w:sz="0" w:space="0" w:color="auto" w:frame="1"/>
            <w:lang w:eastAsia="it-IT"/>
          </w:rPr>
          <w:delText>"L'orario di inizio e' maggiore o uguale a quello di fine"</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25" w:author="Utente" w:date="2017-11-19T23:20:00Z"/>
          <w:rFonts w:ascii="Consolas" w:eastAsia="Times New Roman" w:hAnsi="Consolas" w:cs="Times New Roman"/>
          <w:color w:val="5C5C5C"/>
          <w:sz w:val="18"/>
          <w:szCs w:val="18"/>
          <w:lang w:eastAsia="it-IT"/>
        </w:rPr>
      </w:pPr>
      <w:del w:id="42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END</w:delText>
        </w:r>
        <w:r w:rsidRPr="007A5AA7" w:rsidDel="006F36D9">
          <w:rPr>
            <w:rFonts w:ascii="Consolas" w:eastAsia="Times New Roman" w:hAnsi="Consolas" w:cs="Times New Roman"/>
            <w:color w:val="000000"/>
            <w:sz w:val="18"/>
            <w:szCs w:val="18"/>
            <w:bdr w:val="none" w:sz="0" w:space="0" w:color="auto" w:frame="1"/>
            <w:lang w:eastAsia="it-IT"/>
          </w:rPr>
          <w:delText> IF;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27" w:author="Utente" w:date="2017-11-19T23:20:00Z"/>
          <w:rFonts w:ascii="Consolas" w:eastAsia="Times New Roman" w:hAnsi="Consolas" w:cs="Times New Roman"/>
          <w:color w:val="5C5C5C"/>
          <w:sz w:val="18"/>
          <w:szCs w:val="18"/>
          <w:lang w:eastAsia="it-IT"/>
        </w:rPr>
      </w:pPr>
      <w:del w:id="42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C8587C" w:rsidRPr="00C8587C"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29" w:author="Utente" w:date="2017-11-19T23:20:00Z"/>
          <w:rFonts w:ascii="Consolas" w:eastAsia="Times New Roman" w:hAnsi="Consolas" w:cs="Times New Roman"/>
          <w:color w:val="5C5C5C"/>
          <w:sz w:val="18"/>
          <w:szCs w:val="18"/>
          <w:lang w:val="en-US" w:eastAsia="it-IT"/>
        </w:rPr>
      </w:pPr>
      <w:del w:id="430" w:author="Utente" w:date="2017-11-19T23:20:00Z">
        <w:r w:rsidRPr="00C8587C" w:rsidDel="006F36D9">
          <w:rPr>
            <w:rFonts w:ascii="Consolas" w:eastAsia="Times New Roman" w:hAnsi="Consolas" w:cs="Times New Roman"/>
            <w:color w:val="000000"/>
            <w:sz w:val="18"/>
            <w:szCs w:val="18"/>
            <w:bdr w:val="none" w:sz="0" w:space="0" w:color="auto" w:frame="1"/>
            <w:lang w:val="en-US" w:eastAsia="it-IT"/>
          </w:rPr>
          <w:delText>        </w:delText>
        </w:r>
        <w:r w:rsidRPr="00C8587C" w:rsidDel="006F36D9">
          <w:rPr>
            <w:rFonts w:ascii="Consolas" w:eastAsia="Times New Roman" w:hAnsi="Consolas" w:cs="Times New Roman"/>
            <w:b/>
            <w:bCs/>
            <w:color w:val="006699"/>
            <w:sz w:val="18"/>
            <w:szCs w:val="18"/>
            <w:bdr w:val="none" w:sz="0" w:space="0" w:color="auto" w:frame="1"/>
            <w:lang w:val="en-US" w:eastAsia="it-IT"/>
          </w:rPr>
          <w:delText>SELECT</w:delText>
        </w:r>
        <w:r w:rsidRPr="00C8587C" w:rsidDel="006F36D9">
          <w:rPr>
            <w:rFonts w:ascii="Consolas" w:eastAsia="Times New Roman" w:hAnsi="Consolas" w:cs="Times New Roman"/>
            <w:color w:val="000000"/>
            <w:sz w:val="18"/>
            <w:szCs w:val="18"/>
            <w:bdr w:val="none" w:sz="0" w:space="0" w:color="auto" w:frame="1"/>
            <w:lang w:val="en-US" w:eastAsia="it-IT"/>
          </w:rPr>
          <w:delText> </w:delText>
        </w:r>
        <w:r w:rsidRPr="00C8587C" w:rsidDel="006F36D9">
          <w:rPr>
            <w:rFonts w:ascii="Consolas" w:eastAsia="Times New Roman" w:hAnsi="Consolas" w:cs="Times New Roman"/>
            <w:color w:val="FF1493"/>
            <w:sz w:val="18"/>
            <w:szCs w:val="18"/>
            <w:bdr w:val="none" w:sz="0" w:space="0" w:color="auto" w:frame="1"/>
            <w:lang w:val="en-US" w:eastAsia="it-IT"/>
          </w:rPr>
          <w:delText>SUM</w:delText>
        </w:r>
        <w:r w:rsidRPr="00C8587C" w:rsidDel="006F36D9">
          <w:rPr>
            <w:rFonts w:ascii="Consolas" w:eastAsia="Times New Roman" w:hAnsi="Consolas" w:cs="Times New Roman"/>
            <w:color w:val="000000"/>
            <w:sz w:val="18"/>
            <w:szCs w:val="18"/>
            <w:bdr w:val="none" w:sz="0" w:space="0" w:color="auto" w:frame="1"/>
            <w:lang w:val="en-US" w:eastAsia="it-IT"/>
          </w:rPr>
          <w:delText>(TIME_TO_SEC(T1.OrarioFine)-</w:delText>
        </w:r>
        <w:r w:rsidR="00C8587C" w:rsidRPr="00C8587C" w:rsidDel="006F36D9">
          <w:rPr>
            <w:rFonts w:ascii="Consolas" w:eastAsia="Times New Roman" w:hAnsi="Consolas" w:cs="Times New Roman"/>
            <w:color w:val="000000"/>
            <w:sz w:val="18"/>
            <w:szCs w:val="18"/>
            <w:bdr w:val="none" w:sz="0" w:space="0" w:color="auto" w:frame="1"/>
            <w:lang w:val="en-US" w:eastAsia="it-IT"/>
          </w:rPr>
          <w:delText xml:space="preserve">TIME_TO_SEC(T1.OrarioInizio))     </w:delText>
        </w:r>
      </w:del>
    </w:p>
    <w:p w:rsidR="007A5AA7" w:rsidRPr="007A5AA7" w:rsidDel="006F36D9" w:rsidRDefault="00C8587C" w:rsidP="00DF652C">
      <w:pPr>
        <w:numPr>
          <w:ilvl w:val="0"/>
          <w:numId w:val="44"/>
        </w:numPr>
        <w:pBdr>
          <w:left w:val="single" w:sz="18" w:space="0" w:color="6CE26C"/>
        </w:pBdr>
        <w:shd w:val="clear" w:color="auto" w:fill="FFFFFF"/>
        <w:spacing w:before="0" w:beforeAutospacing="1" w:after="0" w:afterAutospacing="1" w:line="210" w:lineRule="atLeast"/>
        <w:rPr>
          <w:del w:id="431" w:author="Utente" w:date="2017-11-19T23:20:00Z"/>
          <w:rFonts w:ascii="Consolas" w:eastAsia="Times New Roman" w:hAnsi="Consolas" w:cs="Times New Roman"/>
          <w:color w:val="5C5C5C"/>
          <w:sz w:val="18"/>
          <w:szCs w:val="18"/>
          <w:lang w:eastAsia="it-IT"/>
        </w:rPr>
      </w:pPr>
      <w:del w:id="432" w:author="Utente" w:date="2017-11-19T23:20:00Z">
        <w:r w:rsidDel="006F36D9">
          <w:rPr>
            <w:rFonts w:ascii="Consolas" w:eastAsia="Times New Roman" w:hAnsi="Consolas" w:cs="Times New Roman"/>
            <w:color w:val="000000"/>
            <w:sz w:val="18"/>
            <w:szCs w:val="18"/>
            <w:bdr w:val="none" w:sz="0" w:space="0" w:color="auto" w:frame="1"/>
            <w:lang w:val="en-US" w:eastAsia="it-IT"/>
          </w:rPr>
          <w:delText xml:space="preserve">               </w:delText>
        </w:r>
        <w:r w:rsidR="007A5AA7" w:rsidRPr="007A5AA7" w:rsidDel="006F36D9">
          <w:rPr>
            <w:rFonts w:ascii="Consolas" w:eastAsia="Times New Roman" w:hAnsi="Consolas" w:cs="Times New Roman"/>
            <w:b/>
            <w:bCs/>
            <w:color w:val="006699"/>
            <w:sz w:val="18"/>
            <w:szCs w:val="18"/>
            <w:bdr w:val="none" w:sz="0" w:space="0" w:color="auto" w:frame="1"/>
            <w:lang w:eastAsia="it-IT"/>
          </w:rPr>
          <w:delText>INTO</w:delText>
        </w:r>
        <w:r w:rsidR="007A5AA7" w:rsidRPr="007A5AA7" w:rsidDel="006F36D9">
          <w:rPr>
            <w:rFonts w:ascii="Consolas" w:eastAsia="Times New Roman" w:hAnsi="Consolas" w:cs="Times New Roman"/>
            <w:color w:val="000000"/>
            <w:sz w:val="18"/>
            <w:szCs w:val="18"/>
            <w:bdr w:val="none" w:sz="0" w:space="0" w:color="auto" w:frame="1"/>
            <w:lang w:eastAsia="it-IT"/>
          </w:rPr>
          <w:delText> ore_giornaliere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33" w:author="Utente" w:date="2017-11-19T23:20:00Z"/>
          <w:rFonts w:ascii="Consolas" w:eastAsia="Times New Roman" w:hAnsi="Consolas" w:cs="Times New Roman"/>
          <w:color w:val="5C5C5C"/>
          <w:sz w:val="18"/>
          <w:szCs w:val="18"/>
          <w:lang w:eastAsia="it-IT"/>
        </w:rPr>
      </w:pPr>
      <w:del w:id="43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FROM</w:delText>
        </w:r>
        <w:r w:rsidRPr="007A5AA7" w:rsidDel="006F36D9">
          <w:rPr>
            <w:rFonts w:ascii="Consolas" w:eastAsia="Times New Roman" w:hAnsi="Consolas" w:cs="Times New Roman"/>
            <w:color w:val="000000"/>
            <w:sz w:val="18"/>
            <w:szCs w:val="18"/>
            <w:bdr w:val="none" w:sz="0" w:space="0" w:color="auto" w:frame="1"/>
            <w:lang w:eastAsia="it-IT"/>
          </w:rPr>
          <w:delText> Turno T1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35" w:author="Utente" w:date="2017-11-19T23:20:00Z"/>
          <w:rFonts w:ascii="Consolas" w:eastAsia="Times New Roman" w:hAnsi="Consolas" w:cs="Times New Roman"/>
          <w:color w:val="5C5C5C"/>
          <w:sz w:val="18"/>
          <w:szCs w:val="18"/>
          <w:lang w:eastAsia="it-IT"/>
        </w:rPr>
      </w:pPr>
      <w:del w:id="43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WHERE</w:delText>
        </w:r>
        <w:r w:rsidRPr="007A5AA7" w:rsidDel="006F36D9">
          <w:rPr>
            <w:rFonts w:ascii="Consolas" w:eastAsia="Times New Roman" w:hAnsi="Consolas" w:cs="Times New Roman"/>
            <w:color w:val="000000"/>
            <w:sz w:val="18"/>
            <w:szCs w:val="18"/>
            <w:bdr w:val="none" w:sz="0" w:space="0" w:color="auto" w:frame="1"/>
            <w:lang w:eastAsia="it-IT"/>
          </w:rPr>
          <w:delText> T1.Dipendente=NEW.Dipendente </w:delText>
        </w:r>
        <w:r w:rsidRPr="007A5AA7" w:rsidDel="006F36D9">
          <w:rPr>
            <w:rFonts w:ascii="Consolas" w:eastAsia="Times New Roman" w:hAnsi="Consolas" w:cs="Times New Roman"/>
            <w:color w:val="808080"/>
            <w:sz w:val="18"/>
            <w:szCs w:val="18"/>
            <w:bdr w:val="none" w:sz="0" w:space="0" w:color="auto" w:frame="1"/>
            <w:lang w:eastAsia="it-IT"/>
          </w:rPr>
          <w:delText>AND</w:delText>
        </w:r>
        <w:r w:rsidRPr="007A5AA7" w:rsidDel="006F36D9">
          <w:rPr>
            <w:rFonts w:ascii="Consolas" w:eastAsia="Times New Roman" w:hAnsi="Consolas" w:cs="Times New Roman"/>
            <w:color w:val="000000"/>
            <w:sz w:val="18"/>
            <w:szCs w:val="18"/>
            <w:bdr w:val="none" w:sz="0" w:space="0" w:color="auto" w:frame="1"/>
            <w:lang w:eastAsia="it-IT"/>
          </w:rPr>
          <w:delText> T1.GiornoSettimana=NEW.GiornoSettimana;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37" w:author="Utente" w:date="2017-11-19T23:20:00Z"/>
          <w:rFonts w:ascii="Consolas" w:eastAsia="Times New Roman" w:hAnsi="Consolas" w:cs="Times New Roman"/>
          <w:color w:val="5C5C5C"/>
          <w:sz w:val="18"/>
          <w:szCs w:val="18"/>
          <w:lang w:eastAsia="it-IT"/>
        </w:rPr>
      </w:pPr>
      <w:del w:id="43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C8587C" w:rsidRPr="00C8587C"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39" w:author="Utente" w:date="2017-11-19T23:20:00Z"/>
          <w:rFonts w:ascii="Consolas" w:eastAsia="Times New Roman" w:hAnsi="Consolas" w:cs="Times New Roman"/>
          <w:color w:val="5C5C5C"/>
          <w:sz w:val="18"/>
          <w:szCs w:val="18"/>
          <w:lang w:eastAsia="it-IT"/>
        </w:rPr>
      </w:pPr>
      <w:del w:id="44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IF (TIME_TO_SEC(NEW.OrarioFine)-TIME_TO_SEC(NEW.OrarioInizio))+ore_giornaliere</w:delText>
        </w:r>
      </w:del>
    </w:p>
    <w:p w:rsidR="00C8587C" w:rsidRPr="00C8587C" w:rsidDel="006F36D9" w:rsidRDefault="00C8587C" w:rsidP="00DF652C">
      <w:pPr>
        <w:numPr>
          <w:ilvl w:val="0"/>
          <w:numId w:val="44"/>
        </w:numPr>
        <w:pBdr>
          <w:left w:val="single" w:sz="18" w:space="0" w:color="6CE26C"/>
        </w:pBdr>
        <w:shd w:val="clear" w:color="auto" w:fill="FFFFFF"/>
        <w:spacing w:before="0" w:beforeAutospacing="1" w:after="0" w:afterAutospacing="1" w:line="210" w:lineRule="atLeast"/>
        <w:rPr>
          <w:del w:id="441" w:author="Utente" w:date="2017-11-19T23:20:00Z"/>
          <w:rFonts w:ascii="Consolas" w:eastAsia="Times New Roman" w:hAnsi="Consolas" w:cs="Times New Roman"/>
          <w:color w:val="5C5C5C"/>
          <w:sz w:val="18"/>
          <w:szCs w:val="18"/>
          <w:lang w:eastAsia="it-IT"/>
        </w:rPr>
      </w:pPr>
      <w:del w:id="442" w:author="Utente" w:date="2017-11-19T23:20:00Z">
        <w:r w:rsidDel="006F36D9">
          <w:rPr>
            <w:rFonts w:ascii="Consolas" w:eastAsia="Times New Roman" w:hAnsi="Consolas" w:cs="Times New Roman"/>
            <w:color w:val="000000"/>
            <w:sz w:val="18"/>
            <w:szCs w:val="18"/>
            <w:bdr w:val="none" w:sz="0" w:space="0" w:color="auto" w:frame="1"/>
            <w:lang w:eastAsia="it-IT"/>
          </w:rPr>
          <w:delText xml:space="preserve">           </w:delText>
        </w:r>
        <w:r w:rsidR="007A5AA7" w:rsidRPr="007A5AA7" w:rsidDel="006F36D9">
          <w:rPr>
            <w:rFonts w:ascii="Consolas" w:eastAsia="Times New Roman" w:hAnsi="Consolas" w:cs="Times New Roman"/>
            <w:color w:val="000000"/>
            <w:sz w:val="18"/>
            <w:szCs w:val="18"/>
            <w:bdr w:val="none" w:sz="0" w:space="0" w:color="auto" w:frame="1"/>
            <w:lang w:eastAsia="it-IT"/>
          </w:rPr>
          <w:delText>&gt;(8*60*60) </w:delText>
        </w:r>
      </w:del>
    </w:p>
    <w:p w:rsidR="007A5AA7" w:rsidRPr="007A5AA7" w:rsidDel="006F36D9" w:rsidRDefault="00C8587C" w:rsidP="00DF652C">
      <w:pPr>
        <w:numPr>
          <w:ilvl w:val="0"/>
          <w:numId w:val="44"/>
        </w:numPr>
        <w:pBdr>
          <w:left w:val="single" w:sz="18" w:space="0" w:color="6CE26C"/>
        </w:pBdr>
        <w:shd w:val="clear" w:color="auto" w:fill="FFFFFF"/>
        <w:spacing w:before="0" w:beforeAutospacing="1" w:after="0" w:afterAutospacing="1" w:line="210" w:lineRule="atLeast"/>
        <w:rPr>
          <w:del w:id="443" w:author="Utente" w:date="2017-11-19T23:20:00Z"/>
          <w:rFonts w:ascii="Consolas" w:eastAsia="Times New Roman" w:hAnsi="Consolas" w:cs="Times New Roman"/>
          <w:color w:val="5C5C5C"/>
          <w:sz w:val="18"/>
          <w:szCs w:val="18"/>
          <w:lang w:eastAsia="it-IT"/>
        </w:rPr>
      </w:pPr>
      <w:del w:id="444" w:author="Utente" w:date="2017-11-19T23:20:00Z">
        <w:r w:rsidDel="006F36D9">
          <w:rPr>
            <w:rFonts w:ascii="Consolas" w:eastAsia="Times New Roman" w:hAnsi="Consolas" w:cs="Times New Roman"/>
            <w:b/>
            <w:bCs/>
            <w:color w:val="006699"/>
            <w:sz w:val="18"/>
            <w:szCs w:val="18"/>
            <w:bdr w:val="none" w:sz="0" w:space="0" w:color="auto" w:frame="1"/>
            <w:lang w:eastAsia="it-IT"/>
          </w:rPr>
          <w:delText xml:space="preserve">            </w:delText>
        </w:r>
        <w:r w:rsidR="007A5AA7" w:rsidRPr="007A5AA7" w:rsidDel="006F36D9">
          <w:rPr>
            <w:rFonts w:ascii="Consolas" w:eastAsia="Times New Roman" w:hAnsi="Consolas" w:cs="Times New Roman"/>
            <w:b/>
            <w:bCs/>
            <w:color w:val="006699"/>
            <w:sz w:val="18"/>
            <w:szCs w:val="18"/>
            <w:bdr w:val="none" w:sz="0" w:space="0" w:color="auto" w:frame="1"/>
            <w:lang w:eastAsia="it-IT"/>
          </w:rPr>
          <w:delText>THEN</w:delText>
        </w:r>
        <w:r w:rsidR="007A5AA7"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45" w:author="Utente" w:date="2017-11-19T23:20:00Z"/>
          <w:rFonts w:ascii="Consolas" w:eastAsia="Times New Roman" w:hAnsi="Consolas" w:cs="Times New Roman"/>
          <w:color w:val="5C5C5C"/>
          <w:sz w:val="18"/>
          <w:szCs w:val="18"/>
          <w:lang w:eastAsia="it-IT"/>
        </w:rPr>
      </w:pPr>
      <w:del w:id="44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SIGNAL SQLSTATE </w:delText>
        </w:r>
        <w:r w:rsidRPr="007A5AA7" w:rsidDel="006F36D9">
          <w:rPr>
            <w:rFonts w:ascii="Consolas" w:eastAsia="Times New Roman" w:hAnsi="Consolas" w:cs="Times New Roman"/>
            <w:color w:val="0000FF"/>
            <w:sz w:val="18"/>
            <w:szCs w:val="18"/>
            <w:bdr w:val="none" w:sz="0" w:space="0" w:color="auto" w:frame="1"/>
            <w:lang w:eastAsia="it-IT"/>
          </w:rPr>
          <w:delText>'45000'</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47" w:author="Utente" w:date="2017-11-19T23:20:00Z"/>
          <w:rFonts w:ascii="Consolas" w:eastAsia="Times New Roman" w:hAnsi="Consolas" w:cs="Times New Roman"/>
          <w:color w:val="5C5C5C"/>
          <w:sz w:val="18"/>
          <w:szCs w:val="18"/>
          <w:lang w:eastAsia="it-IT"/>
        </w:rPr>
      </w:pPr>
      <w:del w:id="44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SET</w:delText>
        </w:r>
        <w:r w:rsidRPr="007A5AA7" w:rsidDel="006F36D9">
          <w:rPr>
            <w:rFonts w:ascii="Consolas" w:eastAsia="Times New Roman" w:hAnsi="Consolas" w:cs="Times New Roman"/>
            <w:color w:val="000000"/>
            <w:sz w:val="18"/>
            <w:szCs w:val="18"/>
            <w:bdr w:val="none" w:sz="0" w:space="0" w:color="auto" w:frame="1"/>
            <w:lang w:eastAsia="it-IT"/>
          </w:rPr>
          <w:delText> MESSAGE_TEXT = </w:delText>
        </w:r>
        <w:r w:rsidRPr="007A5AA7" w:rsidDel="006F36D9">
          <w:rPr>
            <w:rFonts w:ascii="Consolas" w:eastAsia="Times New Roman" w:hAnsi="Consolas" w:cs="Times New Roman"/>
            <w:color w:val="0000FF"/>
            <w:sz w:val="18"/>
            <w:szCs w:val="18"/>
            <w:bdr w:val="none" w:sz="0" w:space="0" w:color="auto" w:frame="1"/>
            <w:lang w:eastAsia="it-IT"/>
          </w:rPr>
          <w:delText>"Un dipendente non puo' superare le 8 ore </w:delText>
        </w:r>
        <w:r w:rsidR="00C8587C" w:rsidDel="006F36D9">
          <w:rPr>
            <w:rFonts w:ascii="Consolas" w:eastAsia="Times New Roman" w:hAnsi="Consolas" w:cs="Times New Roman"/>
            <w:color w:val="0000FF"/>
            <w:sz w:val="18"/>
            <w:szCs w:val="18"/>
            <w:bdr w:val="none" w:sz="0" w:space="0" w:color="auto" w:frame="1"/>
            <w:lang w:eastAsia="it-IT"/>
          </w:rPr>
          <w:delText xml:space="preserve">                                                          </w:delText>
        </w:r>
        <w:r w:rsidRPr="007A5AA7" w:rsidDel="006F36D9">
          <w:rPr>
            <w:rFonts w:ascii="Consolas" w:eastAsia="Times New Roman" w:hAnsi="Consolas" w:cs="Times New Roman"/>
            <w:color w:val="0000FF"/>
            <w:sz w:val="18"/>
            <w:szCs w:val="18"/>
            <w:bdr w:val="none" w:sz="0" w:space="0" w:color="auto" w:frame="1"/>
            <w:lang w:eastAsia="it-IT"/>
          </w:rPr>
          <w:delText>di lavoro giornaliere"</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49" w:author="Utente" w:date="2017-11-19T23:20:00Z"/>
          <w:rFonts w:ascii="Consolas" w:eastAsia="Times New Roman" w:hAnsi="Consolas" w:cs="Times New Roman"/>
          <w:color w:val="5C5C5C"/>
          <w:sz w:val="18"/>
          <w:szCs w:val="18"/>
          <w:lang w:eastAsia="it-IT"/>
        </w:rPr>
      </w:pPr>
      <w:del w:id="45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END</w:delText>
        </w:r>
        <w:r w:rsidRPr="007A5AA7" w:rsidDel="006F36D9">
          <w:rPr>
            <w:rFonts w:ascii="Consolas" w:eastAsia="Times New Roman" w:hAnsi="Consolas" w:cs="Times New Roman"/>
            <w:color w:val="000000"/>
            <w:sz w:val="18"/>
            <w:szCs w:val="18"/>
            <w:bdr w:val="none" w:sz="0" w:space="0" w:color="auto" w:frame="1"/>
            <w:lang w:eastAsia="it-IT"/>
          </w:rPr>
          <w:delText> IF;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51" w:author="Utente" w:date="2017-11-19T23:20:00Z"/>
          <w:rFonts w:ascii="Consolas" w:eastAsia="Times New Roman" w:hAnsi="Consolas" w:cs="Times New Roman"/>
          <w:color w:val="5C5C5C"/>
          <w:sz w:val="18"/>
          <w:szCs w:val="18"/>
          <w:lang w:eastAsia="it-IT"/>
        </w:rPr>
      </w:pPr>
      <w:del w:id="452"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53" w:author="Utente" w:date="2017-11-19T23:20:00Z"/>
          <w:rFonts w:ascii="Consolas" w:eastAsia="Times New Roman" w:hAnsi="Consolas" w:cs="Times New Roman"/>
          <w:color w:val="5C5C5C"/>
          <w:sz w:val="18"/>
          <w:szCs w:val="18"/>
          <w:lang w:eastAsia="it-IT"/>
        </w:rPr>
      </w:pPr>
      <w:del w:id="45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OPEN</w:delText>
        </w:r>
        <w:r w:rsidRPr="007A5AA7" w:rsidDel="006F36D9">
          <w:rPr>
            <w:rFonts w:ascii="Consolas" w:eastAsia="Times New Roman" w:hAnsi="Consolas" w:cs="Times New Roman"/>
            <w:color w:val="000000"/>
            <w:sz w:val="18"/>
            <w:szCs w:val="18"/>
            <w:bdr w:val="none" w:sz="0" w:space="0" w:color="auto" w:frame="1"/>
            <w:lang w:eastAsia="it-IT"/>
          </w:rPr>
          <w:delText> cursore;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55" w:author="Utente" w:date="2017-11-19T23:20:00Z"/>
          <w:rFonts w:ascii="Consolas" w:eastAsia="Times New Roman" w:hAnsi="Consolas" w:cs="Times New Roman"/>
          <w:color w:val="5C5C5C"/>
          <w:sz w:val="18"/>
          <w:szCs w:val="18"/>
          <w:lang w:eastAsia="it-IT"/>
        </w:rPr>
      </w:pPr>
      <w:del w:id="45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57" w:author="Utente" w:date="2017-11-19T23:20:00Z"/>
          <w:rFonts w:ascii="Consolas" w:eastAsia="Times New Roman" w:hAnsi="Consolas" w:cs="Times New Roman"/>
          <w:color w:val="5C5C5C"/>
          <w:sz w:val="18"/>
          <w:szCs w:val="18"/>
          <w:lang w:eastAsia="it-IT"/>
        </w:rPr>
      </w:pPr>
      <w:del w:id="45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preleva: LOOP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59" w:author="Utente" w:date="2017-11-19T23:20:00Z"/>
          <w:rFonts w:ascii="Consolas" w:eastAsia="Times New Roman" w:hAnsi="Consolas" w:cs="Times New Roman"/>
          <w:color w:val="5C5C5C"/>
          <w:sz w:val="18"/>
          <w:szCs w:val="18"/>
          <w:lang w:eastAsia="it-IT"/>
        </w:rPr>
      </w:pPr>
      <w:del w:id="46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IF finito = 1 </w:delText>
        </w:r>
        <w:r w:rsidRPr="007A5AA7" w:rsidDel="006F36D9">
          <w:rPr>
            <w:rFonts w:ascii="Consolas" w:eastAsia="Times New Roman" w:hAnsi="Consolas" w:cs="Times New Roman"/>
            <w:b/>
            <w:bCs/>
            <w:color w:val="006699"/>
            <w:sz w:val="18"/>
            <w:szCs w:val="18"/>
            <w:bdr w:val="none" w:sz="0" w:space="0" w:color="auto" w:frame="1"/>
            <w:lang w:eastAsia="it-IT"/>
          </w:rPr>
          <w:delText>THEN</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61" w:author="Utente" w:date="2017-11-19T23:20:00Z"/>
          <w:rFonts w:ascii="Consolas" w:eastAsia="Times New Roman" w:hAnsi="Consolas" w:cs="Times New Roman"/>
          <w:color w:val="5C5C5C"/>
          <w:sz w:val="18"/>
          <w:szCs w:val="18"/>
          <w:lang w:eastAsia="it-IT"/>
        </w:rPr>
      </w:pPr>
      <w:del w:id="462"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LEAVE preleva;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63" w:author="Utente" w:date="2017-11-19T23:20:00Z"/>
          <w:rFonts w:ascii="Consolas" w:eastAsia="Times New Roman" w:hAnsi="Consolas" w:cs="Times New Roman"/>
          <w:color w:val="5C5C5C"/>
          <w:sz w:val="18"/>
          <w:szCs w:val="18"/>
          <w:lang w:eastAsia="it-IT"/>
        </w:rPr>
      </w:pPr>
      <w:del w:id="46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END</w:delText>
        </w:r>
        <w:r w:rsidRPr="007A5AA7" w:rsidDel="006F36D9">
          <w:rPr>
            <w:rFonts w:ascii="Consolas" w:eastAsia="Times New Roman" w:hAnsi="Consolas" w:cs="Times New Roman"/>
            <w:color w:val="000000"/>
            <w:sz w:val="18"/>
            <w:szCs w:val="18"/>
            <w:bdr w:val="none" w:sz="0" w:space="0" w:color="auto" w:frame="1"/>
            <w:lang w:eastAsia="it-IT"/>
          </w:rPr>
          <w:delText> IF;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65" w:author="Utente" w:date="2017-11-19T23:20:00Z"/>
          <w:rFonts w:ascii="Consolas" w:eastAsia="Times New Roman" w:hAnsi="Consolas" w:cs="Times New Roman"/>
          <w:color w:val="5C5C5C"/>
          <w:sz w:val="18"/>
          <w:szCs w:val="18"/>
          <w:lang w:eastAsia="it-IT"/>
        </w:rPr>
      </w:pPr>
      <w:del w:id="46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67" w:author="Utente" w:date="2017-11-19T23:20:00Z"/>
          <w:rFonts w:ascii="Consolas" w:eastAsia="Times New Roman" w:hAnsi="Consolas" w:cs="Times New Roman"/>
          <w:color w:val="5C5C5C"/>
          <w:sz w:val="18"/>
          <w:szCs w:val="18"/>
          <w:lang w:eastAsia="it-IT"/>
        </w:rPr>
      </w:pPr>
      <w:del w:id="46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FETCH</w:delText>
        </w:r>
        <w:r w:rsidRPr="007A5AA7" w:rsidDel="006F36D9">
          <w:rPr>
            <w:rFonts w:ascii="Consolas" w:eastAsia="Times New Roman" w:hAnsi="Consolas" w:cs="Times New Roman"/>
            <w:color w:val="000000"/>
            <w:sz w:val="18"/>
            <w:szCs w:val="18"/>
            <w:bdr w:val="none" w:sz="0" w:space="0" w:color="auto" w:frame="1"/>
            <w:lang w:eastAsia="it-IT"/>
          </w:rPr>
          <w:delText> cursore </w:delText>
        </w:r>
        <w:r w:rsidRPr="007A5AA7" w:rsidDel="006F36D9">
          <w:rPr>
            <w:rFonts w:ascii="Consolas" w:eastAsia="Times New Roman" w:hAnsi="Consolas" w:cs="Times New Roman"/>
            <w:b/>
            <w:bCs/>
            <w:color w:val="006699"/>
            <w:sz w:val="18"/>
            <w:szCs w:val="18"/>
            <w:bdr w:val="none" w:sz="0" w:space="0" w:color="auto" w:frame="1"/>
            <w:lang w:eastAsia="it-IT"/>
          </w:rPr>
          <w:delText>INTO</w:delText>
        </w:r>
        <w:r w:rsidRPr="007A5AA7" w:rsidDel="006F36D9">
          <w:rPr>
            <w:rFonts w:ascii="Consolas" w:eastAsia="Times New Roman" w:hAnsi="Consolas" w:cs="Times New Roman"/>
            <w:color w:val="000000"/>
            <w:sz w:val="18"/>
            <w:szCs w:val="18"/>
            <w:bdr w:val="none" w:sz="0" w:space="0" w:color="auto" w:frame="1"/>
            <w:lang w:eastAsia="it-IT"/>
          </w:rPr>
          <w:delText> orario_inizio, orario_fine, centro_;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69" w:author="Utente" w:date="2017-11-19T23:20:00Z"/>
          <w:rFonts w:ascii="Consolas" w:eastAsia="Times New Roman" w:hAnsi="Consolas" w:cs="Times New Roman"/>
          <w:color w:val="5C5C5C"/>
          <w:sz w:val="18"/>
          <w:szCs w:val="18"/>
          <w:lang w:eastAsia="it-IT"/>
        </w:rPr>
      </w:pPr>
      <w:del w:id="47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C8587C" w:rsidRPr="00C8587C"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71" w:author="Utente" w:date="2017-11-19T23:20:00Z"/>
          <w:rFonts w:ascii="Consolas" w:eastAsia="Times New Roman" w:hAnsi="Consolas" w:cs="Times New Roman"/>
          <w:color w:val="5C5C5C"/>
          <w:sz w:val="18"/>
          <w:szCs w:val="18"/>
          <w:lang w:val="en-US" w:eastAsia="it-IT"/>
        </w:rPr>
      </w:pPr>
      <w:del w:id="472" w:author="Utente" w:date="2017-11-19T23:20:00Z">
        <w:r w:rsidRPr="00897D4B" w:rsidDel="006F36D9">
          <w:rPr>
            <w:rFonts w:ascii="Consolas" w:eastAsia="Times New Roman" w:hAnsi="Consolas" w:cs="Times New Roman"/>
            <w:color w:val="000000"/>
            <w:sz w:val="18"/>
            <w:szCs w:val="18"/>
            <w:bdr w:val="none" w:sz="0" w:space="0" w:color="auto" w:frame="1"/>
            <w:lang w:eastAsia="it-IT"/>
          </w:rPr>
          <w:delText>                 </w:delText>
        </w:r>
        <w:r w:rsidRPr="00C8587C" w:rsidDel="006F36D9">
          <w:rPr>
            <w:rFonts w:ascii="Consolas" w:eastAsia="Times New Roman" w:hAnsi="Consolas" w:cs="Times New Roman"/>
            <w:color w:val="000000"/>
            <w:sz w:val="18"/>
            <w:szCs w:val="18"/>
            <w:bdr w:val="none" w:sz="0" w:space="0" w:color="auto" w:frame="1"/>
            <w:lang w:val="en-US" w:eastAsia="it-IT"/>
          </w:rPr>
          <w:delText>IF (TIME_TO_SEC(NEW.OrarioInizio) </w:delText>
        </w:r>
        <w:r w:rsidRPr="00C8587C" w:rsidDel="006F36D9">
          <w:rPr>
            <w:rFonts w:ascii="Consolas" w:eastAsia="Times New Roman" w:hAnsi="Consolas" w:cs="Times New Roman"/>
            <w:color w:val="808080"/>
            <w:sz w:val="18"/>
            <w:szCs w:val="18"/>
            <w:bdr w:val="none" w:sz="0" w:space="0" w:color="auto" w:frame="1"/>
            <w:lang w:val="en-US" w:eastAsia="it-IT"/>
          </w:rPr>
          <w:delText>BETWEEN</w:delText>
        </w:r>
        <w:r w:rsidRPr="00C8587C" w:rsidDel="006F36D9">
          <w:rPr>
            <w:rFonts w:ascii="Consolas" w:eastAsia="Times New Roman" w:hAnsi="Consolas" w:cs="Times New Roman"/>
            <w:color w:val="000000"/>
            <w:sz w:val="18"/>
            <w:szCs w:val="18"/>
            <w:bdr w:val="none" w:sz="0" w:space="0" w:color="auto" w:frame="1"/>
            <w:lang w:val="en-US" w:eastAsia="it-IT"/>
          </w:rPr>
          <w:delText> orario_inizio </w:delText>
        </w:r>
        <w:r w:rsidRPr="00C8587C" w:rsidDel="006F36D9">
          <w:rPr>
            <w:rFonts w:ascii="Consolas" w:eastAsia="Times New Roman" w:hAnsi="Consolas" w:cs="Times New Roman"/>
            <w:color w:val="808080"/>
            <w:sz w:val="18"/>
            <w:szCs w:val="18"/>
            <w:bdr w:val="none" w:sz="0" w:space="0" w:color="auto" w:frame="1"/>
            <w:lang w:val="en-US" w:eastAsia="it-IT"/>
          </w:rPr>
          <w:delText>AND</w:delText>
        </w:r>
        <w:r w:rsidRPr="00C8587C" w:rsidDel="006F36D9">
          <w:rPr>
            <w:rFonts w:ascii="Consolas" w:eastAsia="Times New Roman" w:hAnsi="Consolas" w:cs="Times New Roman"/>
            <w:color w:val="000000"/>
            <w:sz w:val="18"/>
            <w:szCs w:val="18"/>
            <w:bdr w:val="none" w:sz="0" w:space="0" w:color="auto" w:frame="1"/>
            <w:lang w:val="en-US" w:eastAsia="it-IT"/>
          </w:rPr>
          <w:delText> orario_fine) </w:delText>
        </w:r>
      </w:del>
    </w:p>
    <w:p w:rsidR="00C8587C" w:rsidRPr="00C8587C" w:rsidDel="006F36D9" w:rsidRDefault="00C8587C" w:rsidP="00DF652C">
      <w:pPr>
        <w:numPr>
          <w:ilvl w:val="0"/>
          <w:numId w:val="44"/>
        </w:numPr>
        <w:pBdr>
          <w:left w:val="single" w:sz="18" w:space="0" w:color="6CE26C"/>
        </w:pBdr>
        <w:shd w:val="clear" w:color="auto" w:fill="FFFFFF"/>
        <w:spacing w:before="0" w:beforeAutospacing="1" w:after="0" w:afterAutospacing="1" w:line="210" w:lineRule="atLeast"/>
        <w:rPr>
          <w:del w:id="473" w:author="Utente" w:date="2017-11-19T23:20:00Z"/>
          <w:rFonts w:ascii="Consolas" w:eastAsia="Times New Roman" w:hAnsi="Consolas" w:cs="Times New Roman"/>
          <w:color w:val="5C5C5C"/>
          <w:sz w:val="18"/>
          <w:szCs w:val="18"/>
          <w:lang w:val="en-US" w:eastAsia="it-IT"/>
        </w:rPr>
      </w:pPr>
      <w:del w:id="474" w:author="Utente" w:date="2017-11-19T23:20:00Z">
        <w:r w:rsidDel="006F36D9">
          <w:rPr>
            <w:rFonts w:ascii="Consolas" w:eastAsia="Times New Roman" w:hAnsi="Consolas" w:cs="Times New Roman"/>
            <w:color w:val="000000"/>
            <w:sz w:val="18"/>
            <w:szCs w:val="18"/>
            <w:bdr w:val="none" w:sz="0" w:space="0" w:color="auto" w:frame="1"/>
            <w:lang w:val="en-US" w:eastAsia="it-IT"/>
          </w:rPr>
          <w:delText xml:space="preserve">                   </w:delText>
        </w:r>
        <w:r w:rsidR="007A5AA7" w:rsidRPr="00C8587C" w:rsidDel="006F36D9">
          <w:rPr>
            <w:rFonts w:ascii="Consolas" w:eastAsia="Times New Roman" w:hAnsi="Consolas" w:cs="Times New Roman"/>
            <w:color w:val="808080"/>
            <w:sz w:val="18"/>
            <w:szCs w:val="18"/>
            <w:bdr w:val="none" w:sz="0" w:space="0" w:color="auto" w:frame="1"/>
            <w:lang w:val="en-US" w:eastAsia="it-IT"/>
          </w:rPr>
          <w:delText>OR</w:delText>
        </w:r>
        <w:r w:rsidR="007A5AA7" w:rsidRPr="00C8587C" w:rsidDel="006F36D9">
          <w:rPr>
            <w:rFonts w:ascii="Consolas" w:eastAsia="Times New Roman" w:hAnsi="Consolas" w:cs="Times New Roman"/>
            <w:color w:val="000000"/>
            <w:sz w:val="18"/>
            <w:szCs w:val="18"/>
            <w:bdr w:val="none" w:sz="0" w:space="0" w:color="auto" w:frame="1"/>
            <w:lang w:val="en-US" w:eastAsia="it-IT"/>
          </w:rPr>
          <w:delText> (TIME_TO_SEC(NEW.OrarioFine) </w:delText>
        </w:r>
        <w:r w:rsidR="007A5AA7" w:rsidRPr="00C8587C" w:rsidDel="006F36D9">
          <w:rPr>
            <w:rFonts w:ascii="Consolas" w:eastAsia="Times New Roman" w:hAnsi="Consolas" w:cs="Times New Roman"/>
            <w:color w:val="808080"/>
            <w:sz w:val="18"/>
            <w:szCs w:val="18"/>
            <w:bdr w:val="none" w:sz="0" w:space="0" w:color="auto" w:frame="1"/>
            <w:lang w:eastAsia="it-IT"/>
          </w:rPr>
          <w:delText>BETWEEN</w:delText>
        </w:r>
        <w:r w:rsidR="007A5AA7" w:rsidRPr="00C8587C" w:rsidDel="006F36D9">
          <w:rPr>
            <w:rFonts w:ascii="Consolas" w:eastAsia="Times New Roman" w:hAnsi="Consolas" w:cs="Times New Roman"/>
            <w:color w:val="000000"/>
            <w:sz w:val="18"/>
            <w:szCs w:val="18"/>
            <w:bdr w:val="none" w:sz="0" w:space="0" w:color="auto" w:frame="1"/>
            <w:lang w:eastAsia="it-IT"/>
          </w:rPr>
          <w:delText> orario_inizio </w:delText>
        </w:r>
        <w:r w:rsidR="007A5AA7" w:rsidRPr="00C8587C" w:rsidDel="006F36D9">
          <w:rPr>
            <w:rFonts w:ascii="Consolas" w:eastAsia="Times New Roman" w:hAnsi="Consolas" w:cs="Times New Roman"/>
            <w:color w:val="808080"/>
            <w:sz w:val="18"/>
            <w:szCs w:val="18"/>
            <w:bdr w:val="none" w:sz="0" w:space="0" w:color="auto" w:frame="1"/>
            <w:lang w:eastAsia="it-IT"/>
          </w:rPr>
          <w:delText>AND</w:delText>
        </w:r>
        <w:r w:rsidR="007A5AA7" w:rsidRPr="00C8587C" w:rsidDel="006F36D9">
          <w:rPr>
            <w:rFonts w:ascii="Consolas" w:eastAsia="Times New Roman" w:hAnsi="Consolas" w:cs="Times New Roman"/>
            <w:color w:val="000000"/>
            <w:sz w:val="18"/>
            <w:szCs w:val="18"/>
            <w:bdr w:val="none" w:sz="0" w:space="0" w:color="auto" w:frame="1"/>
            <w:lang w:eastAsia="it-IT"/>
          </w:rPr>
          <w:delText> orario_fine) </w:delText>
        </w:r>
      </w:del>
    </w:p>
    <w:p w:rsidR="007A5AA7" w:rsidRPr="007A5AA7" w:rsidDel="006F36D9" w:rsidRDefault="00C8587C" w:rsidP="00DF652C">
      <w:pPr>
        <w:numPr>
          <w:ilvl w:val="0"/>
          <w:numId w:val="44"/>
        </w:numPr>
        <w:pBdr>
          <w:left w:val="single" w:sz="18" w:space="0" w:color="6CE26C"/>
        </w:pBdr>
        <w:shd w:val="clear" w:color="auto" w:fill="FFFFFF"/>
        <w:spacing w:before="0" w:beforeAutospacing="1" w:after="0" w:afterAutospacing="1" w:line="210" w:lineRule="atLeast"/>
        <w:rPr>
          <w:del w:id="475" w:author="Utente" w:date="2017-11-19T23:20:00Z"/>
          <w:rFonts w:ascii="Consolas" w:eastAsia="Times New Roman" w:hAnsi="Consolas" w:cs="Times New Roman"/>
          <w:color w:val="5C5C5C"/>
          <w:sz w:val="18"/>
          <w:szCs w:val="18"/>
          <w:lang w:eastAsia="it-IT"/>
        </w:rPr>
      </w:pPr>
      <w:del w:id="476" w:author="Utente" w:date="2017-11-19T23:20:00Z">
        <w:r w:rsidDel="006F36D9">
          <w:rPr>
            <w:rFonts w:ascii="Consolas" w:eastAsia="Times New Roman" w:hAnsi="Consolas" w:cs="Times New Roman"/>
            <w:b/>
            <w:bCs/>
            <w:color w:val="006699"/>
            <w:sz w:val="18"/>
            <w:szCs w:val="18"/>
            <w:bdr w:val="none" w:sz="0" w:space="0" w:color="auto" w:frame="1"/>
            <w:lang w:eastAsia="it-IT"/>
          </w:rPr>
          <w:delText xml:space="preserve">                    </w:delText>
        </w:r>
        <w:r w:rsidR="007A5AA7" w:rsidRPr="007A5AA7" w:rsidDel="006F36D9">
          <w:rPr>
            <w:rFonts w:ascii="Consolas" w:eastAsia="Times New Roman" w:hAnsi="Consolas" w:cs="Times New Roman"/>
            <w:b/>
            <w:bCs/>
            <w:color w:val="006699"/>
            <w:sz w:val="18"/>
            <w:szCs w:val="18"/>
            <w:bdr w:val="none" w:sz="0" w:space="0" w:color="auto" w:frame="1"/>
            <w:lang w:eastAsia="it-IT"/>
          </w:rPr>
          <w:delText>THEN</w:delText>
        </w:r>
        <w:r w:rsidR="007A5AA7"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77" w:author="Utente" w:date="2017-11-19T23:20:00Z"/>
          <w:rFonts w:ascii="Consolas" w:eastAsia="Times New Roman" w:hAnsi="Consolas" w:cs="Times New Roman"/>
          <w:color w:val="5C5C5C"/>
          <w:sz w:val="18"/>
          <w:szCs w:val="18"/>
          <w:lang w:eastAsia="it-IT"/>
        </w:rPr>
      </w:pPr>
      <w:del w:id="47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SIGNAL SQLSTATE </w:delText>
        </w:r>
        <w:r w:rsidRPr="007A5AA7" w:rsidDel="006F36D9">
          <w:rPr>
            <w:rFonts w:ascii="Consolas" w:eastAsia="Times New Roman" w:hAnsi="Consolas" w:cs="Times New Roman"/>
            <w:color w:val="0000FF"/>
            <w:sz w:val="18"/>
            <w:szCs w:val="18"/>
            <w:bdr w:val="none" w:sz="0" w:space="0" w:color="auto" w:frame="1"/>
            <w:lang w:eastAsia="it-IT"/>
          </w:rPr>
          <w:delText>'45000'</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79" w:author="Utente" w:date="2017-11-19T23:20:00Z"/>
          <w:rFonts w:ascii="Consolas" w:eastAsia="Times New Roman" w:hAnsi="Consolas" w:cs="Times New Roman"/>
          <w:color w:val="5C5C5C"/>
          <w:sz w:val="18"/>
          <w:szCs w:val="18"/>
          <w:lang w:eastAsia="it-IT"/>
        </w:rPr>
      </w:pPr>
      <w:del w:id="48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SET</w:delText>
        </w:r>
        <w:r w:rsidRPr="007A5AA7" w:rsidDel="006F36D9">
          <w:rPr>
            <w:rFonts w:ascii="Consolas" w:eastAsia="Times New Roman" w:hAnsi="Consolas" w:cs="Times New Roman"/>
            <w:color w:val="000000"/>
            <w:sz w:val="18"/>
            <w:szCs w:val="18"/>
            <w:bdr w:val="none" w:sz="0" w:space="0" w:color="auto" w:frame="1"/>
            <w:lang w:eastAsia="it-IT"/>
          </w:rPr>
          <w:delText> MESSAGE_TEXT = </w:delText>
        </w:r>
        <w:r w:rsidRPr="007A5AA7" w:rsidDel="006F36D9">
          <w:rPr>
            <w:rFonts w:ascii="Consolas" w:eastAsia="Times New Roman" w:hAnsi="Consolas" w:cs="Times New Roman"/>
            <w:color w:val="0000FF"/>
            <w:sz w:val="18"/>
            <w:szCs w:val="18"/>
            <w:bdr w:val="none" w:sz="0" w:space="0" w:color="auto" w:frame="1"/>
            <w:lang w:eastAsia="it-IT"/>
          </w:rPr>
          <w:delText>"Due fasce orarie dello stesso dipendente</w:delText>
        </w:r>
        <w:r w:rsidR="000466BE" w:rsidDel="006F36D9">
          <w:rPr>
            <w:rFonts w:ascii="Consolas" w:eastAsia="Times New Roman" w:hAnsi="Consolas" w:cs="Times New Roman"/>
            <w:color w:val="0000FF"/>
            <w:sz w:val="18"/>
            <w:szCs w:val="18"/>
            <w:bdr w:val="none" w:sz="0" w:space="0" w:color="auto" w:frame="1"/>
            <w:lang w:eastAsia="it-IT"/>
          </w:rPr>
          <w:delText xml:space="preserve">                                                          </w:delText>
        </w:r>
        <w:r w:rsidRPr="007A5AA7" w:rsidDel="006F36D9">
          <w:rPr>
            <w:rFonts w:ascii="Consolas" w:eastAsia="Times New Roman" w:hAnsi="Consolas" w:cs="Times New Roman"/>
            <w:color w:val="0000FF"/>
            <w:sz w:val="18"/>
            <w:szCs w:val="18"/>
            <w:bdr w:val="none" w:sz="0" w:space="0" w:color="auto" w:frame="1"/>
            <w:lang w:eastAsia="it-IT"/>
          </w:rPr>
          <w:delText> non si possono sovrapporre"</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81" w:author="Utente" w:date="2017-11-19T23:20:00Z"/>
          <w:rFonts w:ascii="Consolas" w:eastAsia="Times New Roman" w:hAnsi="Consolas" w:cs="Times New Roman"/>
          <w:color w:val="5C5C5C"/>
          <w:sz w:val="18"/>
          <w:szCs w:val="18"/>
          <w:lang w:eastAsia="it-IT"/>
        </w:rPr>
      </w:pPr>
      <w:del w:id="482"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END</w:delText>
        </w:r>
        <w:r w:rsidRPr="007A5AA7" w:rsidDel="006F36D9">
          <w:rPr>
            <w:rFonts w:ascii="Consolas" w:eastAsia="Times New Roman" w:hAnsi="Consolas" w:cs="Times New Roman"/>
            <w:color w:val="000000"/>
            <w:sz w:val="18"/>
            <w:szCs w:val="18"/>
            <w:bdr w:val="none" w:sz="0" w:space="0" w:color="auto" w:frame="1"/>
            <w:lang w:eastAsia="it-IT"/>
          </w:rPr>
          <w:delText> IF;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83" w:author="Utente" w:date="2017-11-19T23:20:00Z"/>
          <w:rFonts w:ascii="Consolas" w:eastAsia="Times New Roman" w:hAnsi="Consolas" w:cs="Times New Roman"/>
          <w:color w:val="5C5C5C"/>
          <w:sz w:val="18"/>
          <w:szCs w:val="18"/>
          <w:lang w:eastAsia="it-IT"/>
        </w:rPr>
      </w:pPr>
      <w:del w:id="48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85" w:author="Utente" w:date="2017-11-19T23:20:00Z"/>
          <w:rFonts w:ascii="Consolas" w:eastAsia="Times New Roman" w:hAnsi="Consolas" w:cs="Times New Roman"/>
          <w:color w:val="5C5C5C"/>
          <w:sz w:val="18"/>
          <w:szCs w:val="18"/>
          <w:lang w:val="en-US" w:eastAsia="it-IT"/>
        </w:rPr>
      </w:pPr>
      <w:del w:id="486" w:author="Utente" w:date="2017-11-19T23:20:00Z">
        <w:r w:rsidRPr="007A5AA7" w:rsidDel="006F36D9">
          <w:rPr>
            <w:rFonts w:ascii="Consolas" w:eastAsia="Times New Roman" w:hAnsi="Consolas" w:cs="Times New Roman"/>
            <w:color w:val="000000"/>
            <w:sz w:val="18"/>
            <w:szCs w:val="18"/>
            <w:bdr w:val="none" w:sz="0" w:space="0" w:color="auto" w:frame="1"/>
            <w:lang w:val="en-US" w:eastAsia="it-IT"/>
          </w:rPr>
          <w:delText>                 IF centro_ </w:delText>
        </w:r>
        <w:r w:rsidRPr="007A5AA7" w:rsidDel="006F36D9">
          <w:rPr>
            <w:rFonts w:ascii="Consolas" w:eastAsia="Times New Roman" w:hAnsi="Consolas" w:cs="Times New Roman"/>
            <w:b/>
            <w:bCs/>
            <w:color w:val="006699"/>
            <w:sz w:val="18"/>
            <w:szCs w:val="18"/>
            <w:bdr w:val="none" w:sz="0" w:space="0" w:color="auto" w:frame="1"/>
            <w:lang w:val="en-US" w:eastAsia="it-IT"/>
          </w:rPr>
          <w:delText>IS</w:delText>
        </w:r>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color w:val="808080"/>
            <w:sz w:val="18"/>
            <w:szCs w:val="18"/>
            <w:bdr w:val="none" w:sz="0" w:space="0" w:color="auto" w:frame="1"/>
            <w:lang w:val="en-US" w:eastAsia="it-IT"/>
          </w:rPr>
          <w:delText>NOT</w:delText>
        </w:r>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color w:val="808080"/>
            <w:sz w:val="18"/>
            <w:szCs w:val="18"/>
            <w:bdr w:val="none" w:sz="0" w:space="0" w:color="auto" w:frame="1"/>
            <w:lang w:val="en-US" w:eastAsia="it-IT"/>
          </w:rPr>
          <w:delText>NULL</w:delText>
        </w:r>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color w:val="808080"/>
            <w:sz w:val="18"/>
            <w:szCs w:val="18"/>
            <w:bdr w:val="none" w:sz="0" w:space="0" w:color="auto" w:frame="1"/>
            <w:lang w:val="en-US" w:eastAsia="it-IT"/>
          </w:rPr>
          <w:delText>AND</w:delText>
        </w:r>
        <w:r w:rsidRPr="007A5AA7" w:rsidDel="006F36D9">
          <w:rPr>
            <w:rFonts w:ascii="Consolas" w:eastAsia="Times New Roman" w:hAnsi="Consolas" w:cs="Times New Roman"/>
            <w:color w:val="000000"/>
            <w:sz w:val="18"/>
            <w:szCs w:val="18"/>
            <w:bdr w:val="none" w:sz="0" w:space="0" w:color="auto" w:frame="1"/>
            <w:lang w:val="en-US" w:eastAsia="it-IT"/>
          </w:rPr>
          <w:delText> centro_&lt;&gt;NEW.Centro </w:delText>
        </w:r>
        <w:r w:rsidRPr="007A5AA7" w:rsidDel="006F36D9">
          <w:rPr>
            <w:rFonts w:ascii="Consolas" w:eastAsia="Times New Roman" w:hAnsi="Consolas" w:cs="Times New Roman"/>
            <w:b/>
            <w:bCs/>
            <w:color w:val="006699"/>
            <w:sz w:val="18"/>
            <w:szCs w:val="18"/>
            <w:bdr w:val="none" w:sz="0" w:space="0" w:color="auto" w:frame="1"/>
            <w:lang w:val="en-US" w:eastAsia="it-IT"/>
          </w:rPr>
          <w:delText>THEN</w:delText>
        </w:r>
        <w:r w:rsidRPr="007A5AA7" w:rsidDel="006F36D9">
          <w:rPr>
            <w:rFonts w:ascii="Consolas" w:eastAsia="Times New Roman" w:hAnsi="Consolas" w:cs="Times New Roman"/>
            <w:color w:val="000000"/>
            <w:sz w:val="18"/>
            <w:szCs w:val="18"/>
            <w:bdr w:val="none" w:sz="0" w:space="0" w:color="auto" w:frame="1"/>
            <w:lang w:val="en-US"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87" w:author="Utente" w:date="2017-11-19T23:20:00Z"/>
          <w:rFonts w:ascii="Consolas" w:eastAsia="Times New Roman" w:hAnsi="Consolas" w:cs="Times New Roman"/>
          <w:color w:val="5C5C5C"/>
          <w:sz w:val="18"/>
          <w:szCs w:val="18"/>
          <w:lang w:eastAsia="it-IT"/>
        </w:rPr>
      </w:pPr>
      <w:del w:id="488" w:author="Utente" w:date="2017-11-19T23:20:00Z">
        <w:r w:rsidRPr="007A5AA7" w:rsidDel="006F36D9">
          <w:rPr>
            <w:rFonts w:ascii="Consolas" w:eastAsia="Times New Roman" w:hAnsi="Consolas" w:cs="Times New Roman"/>
            <w:color w:val="000000"/>
            <w:sz w:val="18"/>
            <w:szCs w:val="18"/>
            <w:bdr w:val="none" w:sz="0" w:space="0" w:color="auto" w:frame="1"/>
            <w:lang w:val="en-US" w:eastAsia="it-IT"/>
          </w:rPr>
          <w:delText>                    </w:delText>
        </w:r>
        <w:r w:rsidRPr="007A5AA7" w:rsidDel="006F36D9">
          <w:rPr>
            <w:rFonts w:ascii="Consolas" w:eastAsia="Times New Roman" w:hAnsi="Consolas" w:cs="Times New Roman"/>
            <w:color w:val="000000"/>
            <w:sz w:val="18"/>
            <w:szCs w:val="18"/>
            <w:bdr w:val="none" w:sz="0" w:space="0" w:color="auto" w:frame="1"/>
            <w:lang w:eastAsia="it-IT"/>
          </w:rPr>
          <w:delText>SIGNAL SQLSTATE </w:delText>
        </w:r>
        <w:r w:rsidRPr="007A5AA7" w:rsidDel="006F36D9">
          <w:rPr>
            <w:rFonts w:ascii="Consolas" w:eastAsia="Times New Roman" w:hAnsi="Consolas" w:cs="Times New Roman"/>
            <w:color w:val="0000FF"/>
            <w:sz w:val="18"/>
            <w:szCs w:val="18"/>
            <w:bdr w:val="none" w:sz="0" w:space="0" w:color="auto" w:frame="1"/>
            <w:lang w:eastAsia="it-IT"/>
          </w:rPr>
          <w:delText>'45000'</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89" w:author="Utente" w:date="2017-11-19T23:20:00Z"/>
          <w:rFonts w:ascii="Consolas" w:eastAsia="Times New Roman" w:hAnsi="Consolas" w:cs="Times New Roman"/>
          <w:color w:val="5C5C5C"/>
          <w:sz w:val="18"/>
          <w:szCs w:val="18"/>
          <w:lang w:eastAsia="it-IT"/>
        </w:rPr>
      </w:pPr>
      <w:del w:id="49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SET</w:delText>
        </w:r>
        <w:r w:rsidRPr="007A5AA7" w:rsidDel="006F36D9">
          <w:rPr>
            <w:rFonts w:ascii="Consolas" w:eastAsia="Times New Roman" w:hAnsi="Consolas" w:cs="Times New Roman"/>
            <w:color w:val="000000"/>
            <w:sz w:val="18"/>
            <w:szCs w:val="18"/>
            <w:bdr w:val="none" w:sz="0" w:space="0" w:color="auto" w:frame="1"/>
            <w:lang w:eastAsia="it-IT"/>
          </w:rPr>
          <w:delText> MESSAGE_TEXT = </w:delText>
        </w:r>
        <w:r w:rsidRPr="007A5AA7" w:rsidDel="006F36D9">
          <w:rPr>
            <w:rFonts w:ascii="Consolas" w:eastAsia="Times New Roman" w:hAnsi="Consolas" w:cs="Times New Roman"/>
            <w:color w:val="0000FF"/>
            <w:sz w:val="18"/>
            <w:szCs w:val="18"/>
            <w:bdr w:val="none" w:sz="0" w:space="0" w:color="auto" w:frame="1"/>
            <w:lang w:eastAsia="it-IT"/>
          </w:rPr>
          <w:delText>"Un dipendente non puo' lavorare in </w:delText>
        </w:r>
        <w:r w:rsidR="000466BE" w:rsidDel="006F36D9">
          <w:rPr>
            <w:rFonts w:ascii="Consolas" w:eastAsia="Times New Roman" w:hAnsi="Consolas" w:cs="Times New Roman"/>
            <w:color w:val="0000FF"/>
            <w:sz w:val="18"/>
            <w:szCs w:val="18"/>
            <w:bdr w:val="none" w:sz="0" w:space="0" w:color="auto" w:frame="1"/>
            <w:lang w:eastAsia="it-IT"/>
          </w:rPr>
          <w:delText xml:space="preserve">                                                                </w:delText>
        </w:r>
        <w:r w:rsidRPr="007A5AA7" w:rsidDel="006F36D9">
          <w:rPr>
            <w:rFonts w:ascii="Consolas" w:eastAsia="Times New Roman" w:hAnsi="Consolas" w:cs="Times New Roman"/>
            <w:color w:val="0000FF"/>
            <w:sz w:val="18"/>
            <w:szCs w:val="18"/>
            <w:bdr w:val="none" w:sz="0" w:space="0" w:color="auto" w:frame="1"/>
            <w:lang w:eastAsia="it-IT"/>
          </w:rPr>
          <w:delText>centri diversi nello stesso giorno"</w:delText>
        </w:r>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91" w:author="Utente" w:date="2017-11-19T23:20:00Z"/>
          <w:rFonts w:ascii="Consolas" w:eastAsia="Times New Roman" w:hAnsi="Consolas" w:cs="Times New Roman"/>
          <w:color w:val="5C5C5C"/>
          <w:sz w:val="18"/>
          <w:szCs w:val="18"/>
          <w:lang w:eastAsia="it-IT"/>
        </w:rPr>
      </w:pPr>
      <w:del w:id="492"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END</w:delText>
        </w:r>
        <w:r w:rsidRPr="007A5AA7" w:rsidDel="006F36D9">
          <w:rPr>
            <w:rFonts w:ascii="Consolas" w:eastAsia="Times New Roman" w:hAnsi="Consolas" w:cs="Times New Roman"/>
            <w:color w:val="000000"/>
            <w:sz w:val="18"/>
            <w:szCs w:val="18"/>
            <w:bdr w:val="none" w:sz="0" w:space="0" w:color="auto" w:frame="1"/>
            <w:lang w:eastAsia="it-IT"/>
          </w:rPr>
          <w:delText> IF;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93" w:author="Utente" w:date="2017-11-19T23:20:00Z"/>
          <w:rFonts w:ascii="Consolas" w:eastAsia="Times New Roman" w:hAnsi="Consolas" w:cs="Times New Roman"/>
          <w:color w:val="5C5C5C"/>
          <w:sz w:val="18"/>
          <w:szCs w:val="18"/>
          <w:lang w:eastAsia="it-IT"/>
        </w:rPr>
      </w:pPr>
      <w:del w:id="494"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END</w:delText>
        </w:r>
        <w:r w:rsidRPr="007A5AA7" w:rsidDel="006F36D9">
          <w:rPr>
            <w:rFonts w:ascii="Consolas" w:eastAsia="Times New Roman" w:hAnsi="Consolas" w:cs="Times New Roman"/>
            <w:color w:val="000000"/>
            <w:sz w:val="18"/>
            <w:szCs w:val="18"/>
            <w:bdr w:val="none" w:sz="0" w:space="0" w:color="auto" w:frame="1"/>
            <w:lang w:eastAsia="it-IT"/>
          </w:rPr>
          <w:delText> LOOP preleva;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95" w:author="Utente" w:date="2017-11-19T23:20:00Z"/>
          <w:rFonts w:ascii="Consolas" w:eastAsia="Times New Roman" w:hAnsi="Consolas" w:cs="Times New Roman"/>
          <w:color w:val="5C5C5C"/>
          <w:sz w:val="18"/>
          <w:szCs w:val="18"/>
          <w:lang w:eastAsia="it-IT"/>
        </w:rPr>
      </w:pPr>
      <w:del w:id="496"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CLOSE</w:delText>
        </w:r>
        <w:r w:rsidRPr="007A5AA7" w:rsidDel="006F36D9">
          <w:rPr>
            <w:rFonts w:ascii="Consolas" w:eastAsia="Times New Roman" w:hAnsi="Consolas" w:cs="Times New Roman"/>
            <w:color w:val="000000"/>
            <w:sz w:val="18"/>
            <w:szCs w:val="18"/>
            <w:bdr w:val="none" w:sz="0" w:space="0" w:color="auto" w:frame="1"/>
            <w:lang w:eastAsia="it-IT"/>
          </w:rPr>
          <w:delText> cursore;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497" w:author="Utente" w:date="2017-11-19T23:20:00Z"/>
          <w:rFonts w:ascii="Consolas" w:eastAsia="Times New Roman" w:hAnsi="Consolas" w:cs="Times New Roman"/>
          <w:color w:val="5C5C5C"/>
          <w:sz w:val="18"/>
          <w:szCs w:val="18"/>
          <w:lang w:eastAsia="it-IT"/>
        </w:rPr>
      </w:pPr>
      <w:del w:id="498"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del>
    </w:p>
    <w:p w:rsidR="007A5AA7" w:rsidRPr="007A5AA7" w:rsidDel="006F36D9" w:rsidRDefault="007A5AA7" w:rsidP="00DF652C">
      <w:pPr>
        <w:numPr>
          <w:ilvl w:val="0"/>
          <w:numId w:val="44"/>
        </w:numPr>
        <w:pBdr>
          <w:left w:val="single" w:sz="18" w:space="0" w:color="6CE26C"/>
        </w:pBdr>
        <w:shd w:val="clear" w:color="auto" w:fill="FFFFFF"/>
        <w:spacing w:before="0" w:beforeAutospacing="1" w:after="0" w:afterAutospacing="1" w:line="210" w:lineRule="atLeast"/>
        <w:rPr>
          <w:del w:id="499" w:author="Utente" w:date="2017-11-19T23:20:00Z"/>
          <w:rFonts w:ascii="Consolas" w:eastAsia="Times New Roman" w:hAnsi="Consolas" w:cs="Times New Roman"/>
          <w:color w:val="5C5C5C"/>
          <w:sz w:val="18"/>
          <w:szCs w:val="18"/>
          <w:lang w:eastAsia="it-IT"/>
        </w:rPr>
      </w:pPr>
      <w:del w:id="500"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    </w:delText>
        </w:r>
        <w:r w:rsidRPr="007A5AA7" w:rsidDel="006F36D9">
          <w:rPr>
            <w:rFonts w:ascii="Consolas" w:eastAsia="Times New Roman" w:hAnsi="Consolas" w:cs="Times New Roman"/>
            <w:b/>
            <w:bCs/>
            <w:color w:val="006699"/>
            <w:sz w:val="18"/>
            <w:szCs w:val="18"/>
            <w:bdr w:val="none" w:sz="0" w:space="0" w:color="auto" w:frame="1"/>
            <w:lang w:eastAsia="it-IT"/>
          </w:rPr>
          <w:delText>END</w:delText>
        </w:r>
        <w:r w:rsidRPr="007A5AA7" w:rsidDel="006F36D9">
          <w:rPr>
            <w:rFonts w:ascii="Consolas" w:eastAsia="Times New Roman" w:hAnsi="Consolas" w:cs="Times New Roman"/>
            <w:color w:val="000000"/>
            <w:sz w:val="18"/>
            <w:szCs w:val="18"/>
            <w:bdr w:val="none" w:sz="0" w:space="0" w:color="auto" w:frame="1"/>
            <w:lang w:eastAsia="it-IT"/>
          </w:rPr>
          <w:delText> $$  </w:delText>
        </w:r>
      </w:del>
    </w:p>
    <w:p w:rsidR="007A5AA7" w:rsidRPr="007A5AA7" w:rsidDel="006F36D9" w:rsidRDefault="007A5AA7" w:rsidP="00DF652C">
      <w:pPr>
        <w:numPr>
          <w:ilvl w:val="0"/>
          <w:numId w:val="44"/>
        </w:numPr>
        <w:pBdr>
          <w:left w:val="single" w:sz="18" w:space="0" w:color="6CE26C"/>
        </w:pBdr>
        <w:shd w:val="clear" w:color="auto" w:fill="F8F8F8"/>
        <w:spacing w:before="0" w:beforeAutospacing="1" w:after="0" w:afterAutospacing="1" w:line="210" w:lineRule="atLeast"/>
        <w:rPr>
          <w:del w:id="501" w:author="Utente" w:date="2017-11-19T23:20:00Z"/>
          <w:rFonts w:ascii="Consolas" w:eastAsia="Times New Roman" w:hAnsi="Consolas" w:cs="Times New Roman"/>
          <w:color w:val="5C5C5C"/>
          <w:sz w:val="18"/>
          <w:szCs w:val="18"/>
          <w:lang w:eastAsia="it-IT"/>
        </w:rPr>
      </w:pPr>
      <w:del w:id="502" w:author="Utente" w:date="2017-11-19T23:20:00Z">
        <w:r w:rsidRPr="007A5AA7" w:rsidDel="006F36D9">
          <w:rPr>
            <w:rFonts w:ascii="Consolas" w:eastAsia="Times New Roman" w:hAnsi="Consolas" w:cs="Times New Roman"/>
            <w:color w:val="000000"/>
            <w:sz w:val="18"/>
            <w:szCs w:val="18"/>
            <w:bdr w:val="none" w:sz="0" w:space="0" w:color="auto" w:frame="1"/>
            <w:lang w:eastAsia="it-IT"/>
          </w:rPr>
          <w:delText>DELIMITER ;  </w:delText>
        </w:r>
      </w:del>
    </w:p>
    <w:p w:rsidR="006F36D9" w:rsidRDefault="006F36D9" w:rsidP="007A5AA7">
      <w:pPr>
        <w:rPr>
          <w:ins w:id="503" w:author="Utente" w:date="2017-11-19T23:20:00Z"/>
          <w:lang w:eastAsia="it-IT"/>
        </w:rPr>
      </w:pPr>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04" w:author="Utente" w:date="2017-11-19T23:20:00Z"/>
          <w:rFonts w:ascii="Consolas" w:eastAsia="Times New Roman" w:hAnsi="Consolas" w:cs="Times New Roman"/>
          <w:color w:val="5C5C5C"/>
          <w:sz w:val="18"/>
          <w:szCs w:val="18"/>
          <w:lang w:eastAsia="it-IT"/>
        </w:rPr>
      </w:pPr>
      <w:ins w:id="505" w:author="Utente" w:date="2017-11-19T23:20:00Z">
        <w:r w:rsidRPr="006F36D9">
          <w:rPr>
            <w:rFonts w:ascii="Consolas" w:eastAsia="Times New Roman" w:hAnsi="Consolas" w:cs="Times New Roman"/>
            <w:color w:val="008200"/>
            <w:sz w:val="18"/>
            <w:szCs w:val="18"/>
            <w:bdr w:val="none" w:sz="0" w:space="0" w:color="auto" w:frame="1"/>
            <w:lang w:eastAsia="it-IT"/>
          </w:rPr>
          <w:t>-- -----------------------------------------------------</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06" w:author="Utente" w:date="2017-11-19T23:20:00Z"/>
          <w:rFonts w:ascii="Consolas" w:eastAsia="Times New Roman" w:hAnsi="Consolas" w:cs="Times New Roman"/>
          <w:color w:val="5C5C5C"/>
          <w:sz w:val="18"/>
          <w:szCs w:val="18"/>
          <w:lang w:eastAsia="it-IT"/>
        </w:rPr>
      </w:pPr>
      <w:ins w:id="507" w:author="Utente" w:date="2017-11-19T23:20:00Z">
        <w:r w:rsidRPr="006F36D9">
          <w:rPr>
            <w:rFonts w:ascii="Consolas" w:eastAsia="Times New Roman" w:hAnsi="Consolas" w:cs="Times New Roman"/>
            <w:color w:val="008200"/>
            <w:sz w:val="18"/>
            <w:szCs w:val="18"/>
            <w:bdr w:val="none" w:sz="0" w:space="0" w:color="auto" w:frame="1"/>
            <w:lang w:eastAsia="it-IT"/>
          </w:rPr>
          <w:t>-- Vincolo turnazione del personale</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08" w:author="Utente" w:date="2017-11-19T23:20:00Z"/>
          <w:rFonts w:ascii="Consolas" w:eastAsia="Times New Roman" w:hAnsi="Consolas" w:cs="Times New Roman"/>
          <w:color w:val="5C5C5C"/>
          <w:sz w:val="18"/>
          <w:szCs w:val="18"/>
          <w:lang w:eastAsia="it-IT"/>
        </w:rPr>
      </w:pPr>
      <w:ins w:id="509" w:author="Utente" w:date="2017-11-19T23:20:00Z">
        <w:r w:rsidRPr="006F36D9">
          <w:rPr>
            <w:rFonts w:ascii="Consolas" w:eastAsia="Times New Roman" w:hAnsi="Consolas" w:cs="Times New Roman"/>
            <w:color w:val="008200"/>
            <w:sz w:val="18"/>
            <w:szCs w:val="18"/>
            <w:bdr w:val="none" w:sz="0" w:space="0" w:color="auto" w:frame="1"/>
            <w:lang w:eastAsia="it-IT"/>
          </w:rPr>
          <w:t>-- -----------------------------------------------------</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10" w:author="Utente" w:date="2017-11-19T23:20:00Z"/>
          <w:rFonts w:ascii="Consolas" w:eastAsia="Times New Roman" w:hAnsi="Consolas" w:cs="Times New Roman"/>
          <w:color w:val="5C5C5C"/>
          <w:sz w:val="18"/>
          <w:szCs w:val="18"/>
          <w:lang w:eastAsia="it-IT"/>
        </w:rPr>
      </w:pPr>
      <w:ins w:id="511" w:author="Utente" w:date="2017-11-19T23:20:00Z">
        <w:r w:rsidRPr="006F36D9">
          <w:rPr>
            <w:rFonts w:ascii="Consolas" w:eastAsia="Times New Roman" w:hAnsi="Consolas" w:cs="Times New Roman"/>
            <w:b/>
            <w:bCs/>
            <w:color w:val="006699"/>
            <w:sz w:val="18"/>
            <w:szCs w:val="18"/>
            <w:bdr w:val="none" w:sz="0" w:space="0" w:color="auto" w:frame="1"/>
            <w:lang w:eastAsia="it-IT"/>
          </w:rPr>
          <w:t>DROP</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TRIGGER</w:t>
        </w:r>
        <w:r w:rsidRPr="006F36D9">
          <w:rPr>
            <w:rFonts w:ascii="Consolas" w:eastAsia="Times New Roman" w:hAnsi="Consolas" w:cs="Times New Roman"/>
            <w:color w:val="000000"/>
            <w:sz w:val="18"/>
            <w:szCs w:val="18"/>
            <w:bdr w:val="none" w:sz="0" w:space="0" w:color="auto" w:frame="1"/>
            <w:lang w:eastAsia="it-IT"/>
          </w:rPr>
          <w:t> IF EXISTS `Progetto`.`vincoli_turnazione`;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12" w:author="Utente" w:date="2017-11-19T23:20:00Z"/>
          <w:rFonts w:ascii="Consolas" w:eastAsia="Times New Roman" w:hAnsi="Consolas" w:cs="Times New Roman"/>
          <w:color w:val="5C5C5C"/>
          <w:sz w:val="18"/>
          <w:szCs w:val="18"/>
          <w:lang w:eastAsia="it-IT"/>
        </w:rPr>
      </w:pPr>
      <w:ins w:id="513" w:author="Utente" w:date="2017-11-19T23:20:00Z">
        <w:r w:rsidRPr="006F36D9">
          <w:rPr>
            <w:rFonts w:ascii="Consolas" w:eastAsia="Times New Roman" w:hAnsi="Consolas" w:cs="Times New Roman"/>
            <w:color w:val="000000"/>
            <w:sz w:val="18"/>
            <w:szCs w:val="18"/>
            <w:bdr w:val="none" w:sz="0" w:space="0" w:color="auto" w:frame="1"/>
            <w:lang w:eastAsia="it-IT"/>
          </w:rPr>
          <w:t>DELIMITER $$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14" w:author="Utente" w:date="2017-11-19T23:20:00Z"/>
          <w:rFonts w:ascii="Consolas" w:eastAsia="Times New Roman" w:hAnsi="Consolas" w:cs="Times New Roman"/>
          <w:color w:val="5C5C5C"/>
          <w:sz w:val="18"/>
          <w:szCs w:val="18"/>
          <w:lang w:eastAsia="it-IT"/>
        </w:rPr>
      </w:pPr>
      <w:ins w:id="515" w:author="Utente" w:date="2017-11-19T23:20:00Z">
        <w:r w:rsidRPr="006F36D9">
          <w:rPr>
            <w:rFonts w:ascii="Consolas" w:eastAsia="Times New Roman" w:hAnsi="Consolas" w:cs="Times New Roman"/>
            <w:color w:val="000000"/>
            <w:sz w:val="18"/>
            <w:szCs w:val="18"/>
            <w:bdr w:val="none" w:sz="0" w:space="0" w:color="auto" w:frame="1"/>
            <w:lang w:eastAsia="it-IT"/>
          </w:rPr>
          <w:t>USE `Progetto`$$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16" w:author="Utente" w:date="2017-11-19T23:20:00Z"/>
          <w:rFonts w:ascii="Consolas" w:eastAsia="Times New Roman" w:hAnsi="Consolas" w:cs="Times New Roman"/>
          <w:color w:val="5C5C5C"/>
          <w:sz w:val="18"/>
          <w:szCs w:val="18"/>
          <w:lang w:eastAsia="it-IT"/>
        </w:rPr>
      </w:pPr>
      <w:ins w:id="517" w:author="Utente" w:date="2017-11-19T23:20:00Z">
        <w:r w:rsidRPr="006F36D9">
          <w:rPr>
            <w:rFonts w:ascii="Consolas" w:eastAsia="Times New Roman" w:hAnsi="Consolas" w:cs="Times New Roman"/>
            <w:b/>
            <w:bCs/>
            <w:color w:val="006699"/>
            <w:sz w:val="18"/>
            <w:szCs w:val="18"/>
            <w:bdr w:val="none" w:sz="0" w:space="0" w:color="auto" w:frame="1"/>
            <w:lang w:eastAsia="it-IT"/>
          </w:rPr>
          <w:t>CREATE</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TRIGGER</w:t>
        </w:r>
        <w:r w:rsidRPr="006F36D9">
          <w:rPr>
            <w:rFonts w:ascii="Consolas" w:eastAsia="Times New Roman" w:hAnsi="Consolas" w:cs="Times New Roman"/>
            <w:color w:val="000000"/>
            <w:sz w:val="18"/>
            <w:szCs w:val="18"/>
            <w:bdr w:val="none" w:sz="0" w:space="0" w:color="auto" w:frame="1"/>
            <w:lang w:eastAsia="it-IT"/>
          </w:rPr>
          <w:t> `vincoli_turnazione`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18" w:author="Utente" w:date="2017-11-19T23:20:00Z"/>
          <w:rFonts w:ascii="Consolas" w:eastAsia="Times New Roman" w:hAnsi="Consolas" w:cs="Times New Roman"/>
          <w:color w:val="5C5C5C"/>
          <w:sz w:val="18"/>
          <w:szCs w:val="18"/>
          <w:lang w:eastAsia="it-IT"/>
        </w:rPr>
      </w:pPr>
      <w:ins w:id="519" w:author="Utente" w:date="2017-11-19T23:20:00Z">
        <w:r w:rsidRPr="006F36D9">
          <w:rPr>
            <w:rFonts w:ascii="Consolas" w:eastAsia="Times New Roman" w:hAnsi="Consolas" w:cs="Times New Roman"/>
            <w:color w:val="000000"/>
            <w:sz w:val="18"/>
            <w:szCs w:val="18"/>
            <w:bdr w:val="none" w:sz="0" w:space="0" w:color="auto" w:frame="1"/>
            <w:lang w:eastAsia="it-IT"/>
          </w:rPr>
          <w:t>BEFORE </w:t>
        </w:r>
        <w:r w:rsidRPr="006F36D9">
          <w:rPr>
            <w:rFonts w:ascii="Consolas" w:eastAsia="Times New Roman" w:hAnsi="Consolas" w:cs="Times New Roman"/>
            <w:b/>
            <w:bCs/>
            <w:color w:val="006699"/>
            <w:sz w:val="18"/>
            <w:szCs w:val="18"/>
            <w:bdr w:val="none" w:sz="0" w:space="0" w:color="auto" w:frame="1"/>
            <w:lang w:eastAsia="it-IT"/>
          </w:rPr>
          <w:t>INSERT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ON</w:t>
        </w:r>
        <w:r w:rsidRPr="006F36D9">
          <w:rPr>
            <w:rFonts w:ascii="Consolas" w:eastAsia="Times New Roman" w:hAnsi="Consolas" w:cs="Times New Roman"/>
            <w:color w:val="000000"/>
            <w:sz w:val="18"/>
            <w:szCs w:val="18"/>
            <w:bdr w:val="none" w:sz="0" w:space="0" w:color="auto" w:frame="1"/>
            <w:lang w:eastAsia="it-IT"/>
          </w:rPr>
          <w:t> Turno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20" w:author="Utente" w:date="2017-11-19T23:20:00Z"/>
          <w:rFonts w:ascii="Consolas" w:eastAsia="Times New Roman" w:hAnsi="Consolas" w:cs="Times New Roman"/>
          <w:color w:val="5C5C5C"/>
          <w:sz w:val="18"/>
          <w:szCs w:val="18"/>
          <w:lang w:eastAsia="it-IT"/>
        </w:rPr>
      </w:pPr>
      <w:ins w:id="521" w:author="Utente" w:date="2017-11-19T23:20:00Z">
        <w:r w:rsidRPr="006F36D9">
          <w:rPr>
            <w:rFonts w:ascii="Consolas" w:eastAsia="Times New Roman" w:hAnsi="Consolas" w:cs="Times New Roman"/>
            <w:b/>
            <w:bCs/>
            <w:color w:val="006699"/>
            <w:sz w:val="18"/>
            <w:szCs w:val="18"/>
            <w:bdr w:val="none" w:sz="0" w:space="0" w:color="auto" w:frame="1"/>
            <w:lang w:eastAsia="it-IT"/>
          </w:rPr>
          <w:t>FOR</w:t>
        </w:r>
        <w:r w:rsidRPr="006F36D9">
          <w:rPr>
            <w:rFonts w:ascii="Consolas" w:eastAsia="Times New Roman" w:hAnsi="Consolas" w:cs="Times New Roman"/>
            <w:color w:val="000000"/>
            <w:sz w:val="18"/>
            <w:szCs w:val="18"/>
            <w:bdr w:val="none" w:sz="0" w:space="0" w:color="auto" w:frame="1"/>
            <w:lang w:eastAsia="it-IT"/>
          </w:rPr>
          <w:t> EACH ROW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22" w:author="Utente" w:date="2017-11-19T23:20:00Z"/>
          <w:rFonts w:ascii="Consolas" w:eastAsia="Times New Roman" w:hAnsi="Consolas" w:cs="Times New Roman"/>
          <w:color w:val="5C5C5C"/>
          <w:sz w:val="18"/>
          <w:szCs w:val="18"/>
          <w:lang w:eastAsia="it-IT"/>
        </w:rPr>
      </w:pPr>
      <w:ins w:id="523"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BEGIN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24" w:author="Utente" w:date="2017-11-19T23:20:00Z"/>
          <w:rFonts w:ascii="Consolas" w:eastAsia="Times New Roman" w:hAnsi="Consolas" w:cs="Times New Roman"/>
          <w:color w:val="5C5C5C"/>
          <w:sz w:val="18"/>
          <w:szCs w:val="18"/>
          <w:lang w:eastAsia="it-IT"/>
        </w:rPr>
      </w:pPr>
      <w:ins w:id="525" w:author="Utente" w:date="2017-11-19T23:20:00Z">
        <w:r w:rsidRPr="006F36D9">
          <w:rPr>
            <w:rFonts w:ascii="Consolas" w:eastAsia="Times New Roman" w:hAnsi="Consolas" w:cs="Times New Roman"/>
            <w:color w:val="000000"/>
            <w:sz w:val="18"/>
            <w:szCs w:val="18"/>
            <w:bdr w:val="none" w:sz="0" w:space="0" w:color="auto" w:frame="1"/>
            <w:lang w:eastAsia="it-IT"/>
          </w:rPr>
          <w:lastRenderedPageBreak/>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ore_giornaliere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26" w:author="Utente" w:date="2017-11-19T23:20:00Z"/>
          <w:rFonts w:ascii="Consolas" w:eastAsia="Times New Roman" w:hAnsi="Consolas" w:cs="Times New Roman"/>
          <w:color w:val="5C5C5C"/>
          <w:sz w:val="18"/>
          <w:szCs w:val="18"/>
          <w:lang w:eastAsia="it-IT"/>
        </w:rPr>
      </w:pPr>
      <w:ins w:id="527"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orario_inizio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28" w:author="Utente" w:date="2017-11-19T23:20:00Z"/>
          <w:rFonts w:ascii="Consolas" w:eastAsia="Times New Roman" w:hAnsi="Consolas" w:cs="Times New Roman"/>
          <w:color w:val="5C5C5C"/>
          <w:sz w:val="18"/>
          <w:szCs w:val="18"/>
          <w:lang w:eastAsia="it-IT"/>
        </w:rPr>
      </w:pPr>
      <w:ins w:id="529"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orario_fine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30" w:author="Utente" w:date="2017-11-19T23:20:00Z"/>
          <w:rFonts w:ascii="Consolas" w:eastAsia="Times New Roman" w:hAnsi="Consolas" w:cs="Times New Roman"/>
          <w:color w:val="5C5C5C"/>
          <w:sz w:val="18"/>
          <w:szCs w:val="18"/>
          <w:lang w:eastAsia="it-IT"/>
        </w:rPr>
      </w:pPr>
      <w:ins w:id="531"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centro_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NEW.Centro;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32" w:author="Utente" w:date="2017-11-19T23:20:00Z"/>
          <w:rFonts w:ascii="Consolas" w:eastAsia="Times New Roman" w:hAnsi="Consolas" w:cs="Times New Roman"/>
          <w:color w:val="5C5C5C"/>
          <w:sz w:val="18"/>
          <w:szCs w:val="18"/>
          <w:lang w:eastAsia="it-IT"/>
        </w:rPr>
      </w:pPr>
      <w:ins w:id="533"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finito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34" w:author="Utente" w:date="2017-11-19T23:20:00Z"/>
          <w:rFonts w:ascii="Consolas" w:eastAsia="Times New Roman" w:hAnsi="Consolas" w:cs="Times New Roman"/>
          <w:color w:val="5C5C5C"/>
          <w:sz w:val="18"/>
          <w:szCs w:val="18"/>
          <w:lang w:eastAsia="it-IT"/>
        </w:rPr>
      </w:pPr>
      <w:ins w:id="535"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cursore </w:t>
        </w:r>
        <w:r w:rsidRPr="006F36D9">
          <w:rPr>
            <w:rFonts w:ascii="Consolas" w:eastAsia="Times New Roman" w:hAnsi="Consolas" w:cs="Times New Roman"/>
            <w:b/>
            <w:bCs/>
            <w:color w:val="006699"/>
            <w:sz w:val="18"/>
            <w:szCs w:val="18"/>
            <w:bdr w:val="none" w:sz="0" w:space="0" w:color="auto" w:frame="1"/>
            <w:lang w:eastAsia="it-IT"/>
          </w:rPr>
          <w:t>CURSOR</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FOR</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36" w:author="Utente" w:date="2017-11-19T23:20:00Z"/>
          <w:rFonts w:ascii="Consolas" w:eastAsia="Times New Roman" w:hAnsi="Consolas" w:cs="Times New Roman"/>
          <w:color w:val="5C5C5C"/>
          <w:sz w:val="18"/>
          <w:szCs w:val="18"/>
          <w:lang w:val="en-US" w:eastAsia="it-IT"/>
          <w:rPrChange w:id="537" w:author="Utente" w:date="2017-11-19T23:20:00Z">
            <w:rPr>
              <w:ins w:id="538" w:author="Utente" w:date="2017-11-19T23:20:00Z"/>
              <w:rFonts w:ascii="Consolas" w:eastAsia="Times New Roman" w:hAnsi="Consolas" w:cs="Times New Roman"/>
              <w:color w:val="5C5C5C"/>
              <w:sz w:val="18"/>
              <w:szCs w:val="18"/>
              <w:lang w:eastAsia="it-IT"/>
            </w:rPr>
          </w:rPrChange>
        </w:rPr>
      </w:pPr>
      <w:ins w:id="539" w:author="Utente" w:date="2017-11-19T23:20:00Z">
        <w:r w:rsidRPr="006F36D9">
          <w:rPr>
            <w:rFonts w:ascii="Consolas" w:eastAsia="Times New Roman" w:hAnsi="Consolas" w:cs="Times New Roman"/>
            <w:color w:val="000000"/>
            <w:sz w:val="18"/>
            <w:szCs w:val="18"/>
            <w:bdr w:val="none" w:sz="0" w:space="0" w:color="auto" w:frame="1"/>
            <w:lang w:val="en-US" w:eastAsia="it-IT"/>
            <w:rPrChange w:id="540"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val="en-US" w:eastAsia="it-IT"/>
            <w:rPrChange w:id="541" w:author="Utente" w:date="2017-11-19T23:20:00Z">
              <w:rPr>
                <w:rFonts w:ascii="Consolas" w:eastAsia="Times New Roman" w:hAnsi="Consolas" w:cs="Times New Roman"/>
                <w:b/>
                <w:bCs/>
                <w:color w:val="006699"/>
                <w:sz w:val="18"/>
                <w:szCs w:val="18"/>
                <w:bdr w:val="none" w:sz="0" w:space="0" w:color="auto" w:frame="1"/>
                <w:lang w:eastAsia="it-IT"/>
              </w:rPr>
            </w:rPrChange>
          </w:rPr>
          <w:t>SELECT</w:t>
        </w:r>
        <w:r w:rsidRPr="006F36D9">
          <w:rPr>
            <w:rFonts w:ascii="Consolas" w:eastAsia="Times New Roman" w:hAnsi="Consolas" w:cs="Times New Roman"/>
            <w:color w:val="000000"/>
            <w:sz w:val="18"/>
            <w:szCs w:val="18"/>
            <w:bdr w:val="none" w:sz="0" w:space="0" w:color="auto" w:frame="1"/>
            <w:lang w:val="en-US" w:eastAsia="it-IT"/>
            <w:rPrChange w:id="542" w:author="Utente" w:date="2017-11-19T23:20:00Z">
              <w:rPr>
                <w:rFonts w:ascii="Consolas" w:eastAsia="Times New Roman" w:hAnsi="Consolas" w:cs="Times New Roman"/>
                <w:color w:val="000000"/>
                <w:sz w:val="18"/>
                <w:szCs w:val="18"/>
                <w:bdr w:val="none" w:sz="0" w:space="0" w:color="auto" w:frame="1"/>
                <w:lang w:eastAsia="it-IT"/>
              </w:rPr>
            </w:rPrChange>
          </w:rPr>
          <w:t> TIME_TO_SEC(T0.OrarioInizio), TIME_TO_SEC(T0.OrarioFine), T0.Centro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43" w:author="Utente" w:date="2017-11-19T23:20:00Z"/>
          <w:rFonts w:ascii="Consolas" w:eastAsia="Times New Roman" w:hAnsi="Consolas" w:cs="Times New Roman"/>
          <w:color w:val="5C5C5C"/>
          <w:sz w:val="18"/>
          <w:szCs w:val="18"/>
          <w:lang w:eastAsia="it-IT"/>
        </w:rPr>
      </w:pPr>
      <w:ins w:id="544" w:author="Utente" w:date="2017-11-19T23:20:00Z">
        <w:r w:rsidRPr="006F36D9">
          <w:rPr>
            <w:rFonts w:ascii="Consolas" w:eastAsia="Times New Roman" w:hAnsi="Consolas" w:cs="Times New Roman"/>
            <w:color w:val="000000"/>
            <w:sz w:val="18"/>
            <w:szCs w:val="18"/>
            <w:bdr w:val="none" w:sz="0" w:space="0" w:color="auto" w:frame="1"/>
            <w:lang w:val="en-US" w:eastAsia="it-IT"/>
            <w:rPrChange w:id="545"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eastAsia="it-IT"/>
          </w:rPr>
          <w:t>FROM</w:t>
        </w:r>
        <w:r w:rsidRPr="006F36D9">
          <w:rPr>
            <w:rFonts w:ascii="Consolas" w:eastAsia="Times New Roman" w:hAnsi="Consolas" w:cs="Times New Roman"/>
            <w:color w:val="000000"/>
            <w:sz w:val="18"/>
            <w:szCs w:val="18"/>
            <w:bdr w:val="none" w:sz="0" w:space="0" w:color="auto" w:frame="1"/>
            <w:lang w:eastAsia="it-IT"/>
          </w:rPr>
          <w:t> Turno T0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46" w:author="Utente" w:date="2017-11-19T23:20:00Z"/>
          <w:rFonts w:ascii="Consolas" w:eastAsia="Times New Roman" w:hAnsi="Consolas" w:cs="Times New Roman"/>
          <w:color w:val="5C5C5C"/>
          <w:sz w:val="18"/>
          <w:szCs w:val="18"/>
          <w:lang w:eastAsia="it-IT"/>
        </w:rPr>
      </w:pPr>
      <w:ins w:id="547"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WHERE</w:t>
        </w:r>
        <w:r w:rsidRPr="006F36D9">
          <w:rPr>
            <w:rFonts w:ascii="Consolas" w:eastAsia="Times New Roman" w:hAnsi="Consolas" w:cs="Times New Roman"/>
            <w:color w:val="000000"/>
            <w:sz w:val="18"/>
            <w:szCs w:val="18"/>
            <w:bdr w:val="none" w:sz="0" w:space="0" w:color="auto" w:frame="1"/>
            <w:lang w:eastAsia="it-IT"/>
          </w:rPr>
          <w:t> T0.Dipendente=NEW.Dipendente </w:t>
        </w:r>
        <w:r w:rsidRPr="006F36D9">
          <w:rPr>
            <w:rFonts w:ascii="Consolas" w:eastAsia="Times New Roman" w:hAnsi="Consolas" w:cs="Times New Roman"/>
            <w:color w:val="808080"/>
            <w:sz w:val="18"/>
            <w:szCs w:val="18"/>
            <w:bdr w:val="none" w:sz="0" w:space="0" w:color="auto" w:frame="1"/>
            <w:lang w:eastAsia="it-IT"/>
          </w:rPr>
          <w:t>AND</w:t>
        </w:r>
        <w:r w:rsidRPr="006F36D9">
          <w:rPr>
            <w:rFonts w:ascii="Consolas" w:eastAsia="Times New Roman" w:hAnsi="Consolas" w:cs="Times New Roman"/>
            <w:color w:val="000000"/>
            <w:sz w:val="18"/>
            <w:szCs w:val="18"/>
            <w:bdr w:val="none" w:sz="0" w:space="0" w:color="auto" w:frame="1"/>
            <w:lang w:eastAsia="it-IT"/>
          </w:rPr>
          <w:t> T0.GiornoSettimana=NEW.GiornoSettimana;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48" w:author="Utente" w:date="2017-11-19T23:20:00Z"/>
          <w:rFonts w:ascii="Consolas" w:eastAsia="Times New Roman" w:hAnsi="Consolas" w:cs="Times New Roman"/>
          <w:color w:val="5C5C5C"/>
          <w:sz w:val="18"/>
          <w:szCs w:val="18"/>
          <w:lang w:val="en-US" w:eastAsia="it-IT"/>
          <w:rPrChange w:id="549" w:author="Utente" w:date="2017-11-19T23:20:00Z">
            <w:rPr>
              <w:ins w:id="550" w:author="Utente" w:date="2017-11-19T23:20:00Z"/>
              <w:rFonts w:ascii="Consolas" w:eastAsia="Times New Roman" w:hAnsi="Consolas" w:cs="Times New Roman"/>
              <w:color w:val="5C5C5C"/>
              <w:sz w:val="18"/>
              <w:szCs w:val="18"/>
              <w:lang w:eastAsia="it-IT"/>
            </w:rPr>
          </w:rPrChange>
        </w:rPr>
      </w:pPr>
      <w:ins w:id="551"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val="en-US" w:eastAsia="it-IT"/>
            <w:rPrChange w:id="552" w:author="Utente" w:date="2017-11-19T23:20:00Z">
              <w:rPr>
                <w:rFonts w:ascii="Consolas" w:eastAsia="Times New Roman" w:hAnsi="Consolas" w:cs="Times New Roman"/>
                <w:b/>
                <w:bCs/>
                <w:color w:val="006699"/>
                <w:sz w:val="18"/>
                <w:szCs w:val="18"/>
                <w:bdr w:val="none" w:sz="0" w:space="0" w:color="auto" w:frame="1"/>
                <w:lang w:eastAsia="it-IT"/>
              </w:rPr>
            </w:rPrChange>
          </w:rPr>
          <w:t>DECLARE</w:t>
        </w:r>
        <w:r w:rsidRPr="006F36D9">
          <w:rPr>
            <w:rFonts w:ascii="Consolas" w:eastAsia="Times New Roman" w:hAnsi="Consolas" w:cs="Times New Roman"/>
            <w:color w:val="000000"/>
            <w:sz w:val="18"/>
            <w:szCs w:val="18"/>
            <w:bdr w:val="none" w:sz="0" w:space="0" w:color="auto" w:frame="1"/>
            <w:lang w:val="en-US" w:eastAsia="it-IT"/>
            <w:rPrChange w:id="553"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val="en-US" w:eastAsia="it-IT"/>
            <w:rPrChange w:id="554" w:author="Utente" w:date="2017-11-19T23:20:00Z">
              <w:rPr>
                <w:rFonts w:ascii="Consolas" w:eastAsia="Times New Roman" w:hAnsi="Consolas" w:cs="Times New Roman"/>
                <w:b/>
                <w:bCs/>
                <w:color w:val="006699"/>
                <w:sz w:val="18"/>
                <w:szCs w:val="18"/>
                <w:bdr w:val="none" w:sz="0" w:space="0" w:color="auto" w:frame="1"/>
                <w:lang w:eastAsia="it-IT"/>
              </w:rPr>
            </w:rPrChange>
          </w:rPr>
          <w:t>CONTINUE</w:t>
        </w:r>
        <w:r w:rsidRPr="006F36D9">
          <w:rPr>
            <w:rFonts w:ascii="Consolas" w:eastAsia="Times New Roman" w:hAnsi="Consolas" w:cs="Times New Roman"/>
            <w:color w:val="000000"/>
            <w:sz w:val="18"/>
            <w:szCs w:val="18"/>
            <w:bdr w:val="none" w:sz="0" w:space="0" w:color="auto" w:frame="1"/>
            <w:lang w:val="en-US" w:eastAsia="it-IT"/>
            <w:rPrChange w:id="555" w:author="Utente" w:date="2017-11-19T23:20:00Z">
              <w:rPr>
                <w:rFonts w:ascii="Consolas" w:eastAsia="Times New Roman" w:hAnsi="Consolas" w:cs="Times New Roman"/>
                <w:color w:val="000000"/>
                <w:sz w:val="18"/>
                <w:szCs w:val="18"/>
                <w:bdr w:val="none" w:sz="0" w:space="0" w:color="auto" w:frame="1"/>
                <w:lang w:eastAsia="it-IT"/>
              </w:rPr>
            </w:rPrChange>
          </w:rPr>
          <w:t> HANDLER </w:t>
        </w:r>
        <w:r w:rsidRPr="006F36D9">
          <w:rPr>
            <w:rFonts w:ascii="Consolas" w:eastAsia="Times New Roman" w:hAnsi="Consolas" w:cs="Times New Roman"/>
            <w:b/>
            <w:bCs/>
            <w:color w:val="006699"/>
            <w:sz w:val="18"/>
            <w:szCs w:val="18"/>
            <w:bdr w:val="none" w:sz="0" w:space="0" w:color="auto" w:frame="1"/>
            <w:lang w:val="en-US" w:eastAsia="it-IT"/>
            <w:rPrChange w:id="556" w:author="Utente" w:date="2017-11-19T23:20:00Z">
              <w:rPr>
                <w:rFonts w:ascii="Consolas" w:eastAsia="Times New Roman" w:hAnsi="Consolas" w:cs="Times New Roman"/>
                <w:b/>
                <w:bCs/>
                <w:color w:val="006699"/>
                <w:sz w:val="18"/>
                <w:szCs w:val="18"/>
                <w:bdr w:val="none" w:sz="0" w:space="0" w:color="auto" w:frame="1"/>
                <w:lang w:eastAsia="it-IT"/>
              </w:rPr>
            </w:rPrChange>
          </w:rPr>
          <w:t>FOR</w:t>
        </w:r>
        <w:r w:rsidRPr="006F36D9">
          <w:rPr>
            <w:rFonts w:ascii="Consolas" w:eastAsia="Times New Roman" w:hAnsi="Consolas" w:cs="Times New Roman"/>
            <w:color w:val="000000"/>
            <w:sz w:val="18"/>
            <w:szCs w:val="18"/>
            <w:bdr w:val="none" w:sz="0" w:space="0" w:color="auto" w:frame="1"/>
            <w:lang w:val="en-US" w:eastAsia="it-IT"/>
            <w:rPrChange w:id="557"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color w:val="808080"/>
            <w:sz w:val="18"/>
            <w:szCs w:val="18"/>
            <w:bdr w:val="none" w:sz="0" w:space="0" w:color="auto" w:frame="1"/>
            <w:lang w:val="en-US" w:eastAsia="it-IT"/>
            <w:rPrChange w:id="558" w:author="Utente" w:date="2017-11-19T23:20:00Z">
              <w:rPr>
                <w:rFonts w:ascii="Consolas" w:eastAsia="Times New Roman" w:hAnsi="Consolas" w:cs="Times New Roman"/>
                <w:color w:val="808080"/>
                <w:sz w:val="18"/>
                <w:szCs w:val="18"/>
                <w:bdr w:val="none" w:sz="0" w:space="0" w:color="auto" w:frame="1"/>
                <w:lang w:eastAsia="it-IT"/>
              </w:rPr>
            </w:rPrChange>
          </w:rPr>
          <w:t>NOT</w:t>
        </w:r>
        <w:r w:rsidRPr="006F36D9">
          <w:rPr>
            <w:rFonts w:ascii="Consolas" w:eastAsia="Times New Roman" w:hAnsi="Consolas" w:cs="Times New Roman"/>
            <w:color w:val="000000"/>
            <w:sz w:val="18"/>
            <w:szCs w:val="18"/>
            <w:bdr w:val="none" w:sz="0" w:space="0" w:color="auto" w:frame="1"/>
            <w:lang w:val="en-US" w:eastAsia="it-IT"/>
            <w:rPrChange w:id="559" w:author="Utente" w:date="2017-11-19T23:20:00Z">
              <w:rPr>
                <w:rFonts w:ascii="Consolas" w:eastAsia="Times New Roman" w:hAnsi="Consolas" w:cs="Times New Roman"/>
                <w:color w:val="000000"/>
                <w:sz w:val="18"/>
                <w:szCs w:val="18"/>
                <w:bdr w:val="none" w:sz="0" w:space="0" w:color="auto" w:frame="1"/>
                <w:lang w:eastAsia="it-IT"/>
              </w:rPr>
            </w:rPrChange>
          </w:rPr>
          <w:t> FOUND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60" w:author="Utente" w:date="2017-11-19T23:20:00Z"/>
          <w:rFonts w:ascii="Consolas" w:eastAsia="Times New Roman" w:hAnsi="Consolas" w:cs="Times New Roman"/>
          <w:color w:val="5C5C5C"/>
          <w:sz w:val="18"/>
          <w:szCs w:val="18"/>
          <w:lang w:eastAsia="it-IT"/>
        </w:rPr>
      </w:pPr>
      <w:ins w:id="561" w:author="Utente" w:date="2017-11-19T23:20:00Z">
        <w:r w:rsidRPr="006F36D9">
          <w:rPr>
            <w:rFonts w:ascii="Consolas" w:eastAsia="Times New Roman" w:hAnsi="Consolas" w:cs="Times New Roman"/>
            <w:color w:val="000000"/>
            <w:sz w:val="18"/>
            <w:szCs w:val="18"/>
            <w:bdr w:val="none" w:sz="0" w:space="0" w:color="auto" w:frame="1"/>
            <w:lang w:val="en-US" w:eastAsia="it-IT"/>
            <w:rPrChange w:id="562"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eastAsia="it-IT"/>
          </w:rPr>
          <w:t>SET</w:t>
        </w:r>
        <w:r w:rsidRPr="006F36D9">
          <w:rPr>
            <w:rFonts w:ascii="Consolas" w:eastAsia="Times New Roman" w:hAnsi="Consolas" w:cs="Times New Roman"/>
            <w:color w:val="000000"/>
            <w:sz w:val="18"/>
            <w:szCs w:val="18"/>
            <w:bdr w:val="none" w:sz="0" w:space="0" w:color="auto" w:frame="1"/>
            <w:lang w:eastAsia="it-IT"/>
          </w:rPr>
          <w:t> finito = 1;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63" w:author="Utente" w:date="2017-11-19T23:20:00Z"/>
          <w:rFonts w:ascii="Consolas" w:eastAsia="Times New Roman" w:hAnsi="Consolas" w:cs="Times New Roman"/>
          <w:color w:val="5C5C5C"/>
          <w:sz w:val="18"/>
          <w:szCs w:val="18"/>
          <w:lang w:eastAsia="it-IT"/>
        </w:rPr>
      </w:pPr>
      <w:ins w:id="564"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65" w:author="Utente" w:date="2017-11-19T23:20:00Z"/>
          <w:rFonts w:ascii="Consolas" w:eastAsia="Times New Roman" w:hAnsi="Consolas" w:cs="Times New Roman"/>
          <w:color w:val="5C5C5C"/>
          <w:sz w:val="18"/>
          <w:szCs w:val="18"/>
          <w:lang w:val="en-US" w:eastAsia="it-IT"/>
          <w:rPrChange w:id="566" w:author="Utente" w:date="2017-11-19T23:20:00Z">
            <w:rPr>
              <w:ins w:id="567" w:author="Utente" w:date="2017-11-19T23:20:00Z"/>
              <w:rFonts w:ascii="Consolas" w:eastAsia="Times New Roman" w:hAnsi="Consolas" w:cs="Times New Roman"/>
              <w:color w:val="5C5C5C"/>
              <w:sz w:val="18"/>
              <w:szCs w:val="18"/>
              <w:lang w:eastAsia="it-IT"/>
            </w:rPr>
          </w:rPrChange>
        </w:rPr>
      </w:pPr>
      <w:ins w:id="568" w:author="Utente" w:date="2017-11-19T23:20:00Z">
        <w:r w:rsidRPr="006F36D9">
          <w:rPr>
            <w:rFonts w:ascii="Consolas" w:eastAsia="Times New Roman" w:hAnsi="Consolas" w:cs="Times New Roman"/>
            <w:color w:val="000000"/>
            <w:sz w:val="18"/>
            <w:szCs w:val="18"/>
            <w:bdr w:val="none" w:sz="0" w:space="0" w:color="auto" w:frame="1"/>
            <w:lang w:val="en-US" w:eastAsia="it-IT"/>
            <w:rPrChange w:id="569" w:author="Utente" w:date="2017-11-19T23:20:00Z">
              <w:rPr>
                <w:rFonts w:ascii="Consolas" w:eastAsia="Times New Roman" w:hAnsi="Consolas" w:cs="Times New Roman"/>
                <w:color w:val="000000"/>
                <w:sz w:val="18"/>
                <w:szCs w:val="18"/>
                <w:bdr w:val="none" w:sz="0" w:space="0" w:color="auto" w:frame="1"/>
                <w:lang w:eastAsia="it-IT"/>
              </w:rPr>
            </w:rPrChange>
          </w:rPr>
          <w:t>        IF TIME_TO_SEC(NEW.OrarioInizio)&gt;=TIME_TO_SEC(NEW.OrarioFine) </w:t>
        </w:r>
        <w:r w:rsidRPr="006F36D9">
          <w:rPr>
            <w:rFonts w:ascii="Consolas" w:eastAsia="Times New Roman" w:hAnsi="Consolas" w:cs="Times New Roman"/>
            <w:b/>
            <w:bCs/>
            <w:color w:val="006699"/>
            <w:sz w:val="18"/>
            <w:szCs w:val="18"/>
            <w:bdr w:val="none" w:sz="0" w:space="0" w:color="auto" w:frame="1"/>
            <w:lang w:val="en-US" w:eastAsia="it-IT"/>
            <w:rPrChange w:id="570" w:author="Utente" w:date="2017-11-19T23:20:00Z">
              <w:rPr>
                <w:rFonts w:ascii="Consolas" w:eastAsia="Times New Roman" w:hAnsi="Consolas" w:cs="Times New Roman"/>
                <w:b/>
                <w:bCs/>
                <w:color w:val="006699"/>
                <w:sz w:val="18"/>
                <w:szCs w:val="18"/>
                <w:bdr w:val="none" w:sz="0" w:space="0" w:color="auto" w:frame="1"/>
                <w:lang w:eastAsia="it-IT"/>
              </w:rPr>
            </w:rPrChange>
          </w:rPr>
          <w:t>THEN</w:t>
        </w:r>
        <w:r w:rsidRPr="006F36D9">
          <w:rPr>
            <w:rFonts w:ascii="Consolas" w:eastAsia="Times New Roman" w:hAnsi="Consolas" w:cs="Times New Roman"/>
            <w:color w:val="000000"/>
            <w:sz w:val="18"/>
            <w:szCs w:val="18"/>
            <w:bdr w:val="none" w:sz="0" w:space="0" w:color="auto" w:frame="1"/>
            <w:lang w:val="en-US" w:eastAsia="it-IT"/>
            <w:rPrChange w:id="571" w:author="Utente" w:date="2017-11-19T23:20:00Z">
              <w:rPr>
                <w:rFonts w:ascii="Consolas" w:eastAsia="Times New Roman" w:hAnsi="Consolas" w:cs="Times New Roman"/>
                <w:color w:val="000000"/>
                <w:sz w:val="18"/>
                <w:szCs w:val="18"/>
                <w:bdr w:val="none" w:sz="0" w:space="0" w:color="auto" w:frame="1"/>
                <w:lang w:eastAsia="it-IT"/>
              </w:rPr>
            </w:rPrChange>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72" w:author="Utente" w:date="2017-11-19T23:20:00Z"/>
          <w:rFonts w:ascii="Consolas" w:eastAsia="Times New Roman" w:hAnsi="Consolas" w:cs="Times New Roman"/>
          <w:color w:val="5C5C5C"/>
          <w:sz w:val="18"/>
          <w:szCs w:val="18"/>
          <w:lang w:eastAsia="it-IT"/>
        </w:rPr>
      </w:pPr>
      <w:ins w:id="573" w:author="Utente" w:date="2017-11-19T23:20:00Z">
        <w:r w:rsidRPr="006F36D9">
          <w:rPr>
            <w:rFonts w:ascii="Consolas" w:eastAsia="Times New Roman" w:hAnsi="Consolas" w:cs="Times New Roman"/>
            <w:color w:val="000000"/>
            <w:sz w:val="18"/>
            <w:szCs w:val="18"/>
            <w:bdr w:val="none" w:sz="0" w:space="0" w:color="auto" w:frame="1"/>
            <w:lang w:val="en-US" w:eastAsia="it-IT"/>
            <w:rPrChange w:id="574"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color w:val="000000"/>
            <w:sz w:val="18"/>
            <w:szCs w:val="18"/>
            <w:bdr w:val="none" w:sz="0" w:space="0" w:color="auto" w:frame="1"/>
            <w:lang w:eastAsia="it-IT"/>
          </w:rPr>
          <w:t>SIGNAL SQLSTATE </w:t>
        </w:r>
        <w:r w:rsidRPr="006F36D9">
          <w:rPr>
            <w:rFonts w:ascii="Consolas" w:eastAsia="Times New Roman" w:hAnsi="Consolas" w:cs="Times New Roman"/>
            <w:color w:val="0000FF"/>
            <w:sz w:val="18"/>
            <w:szCs w:val="18"/>
            <w:bdr w:val="none" w:sz="0" w:space="0" w:color="auto" w:frame="1"/>
            <w:lang w:eastAsia="it-IT"/>
          </w:rPr>
          <w:t>'45000'</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75" w:author="Utente" w:date="2017-11-19T23:20:00Z"/>
          <w:rFonts w:ascii="Consolas" w:eastAsia="Times New Roman" w:hAnsi="Consolas" w:cs="Times New Roman"/>
          <w:color w:val="5C5C5C"/>
          <w:sz w:val="18"/>
          <w:szCs w:val="18"/>
          <w:lang w:eastAsia="it-IT"/>
        </w:rPr>
      </w:pPr>
      <w:ins w:id="576"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SET</w:t>
        </w:r>
        <w:r w:rsidRPr="006F36D9">
          <w:rPr>
            <w:rFonts w:ascii="Consolas" w:eastAsia="Times New Roman" w:hAnsi="Consolas" w:cs="Times New Roman"/>
            <w:color w:val="000000"/>
            <w:sz w:val="18"/>
            <w:szCs w:val="18"/>
            <w:bdr w:val="none" w:sz="0" w:space="0" w:color="auto" w:frame="1"/>
            <w:lang w:eastAsia="it-IT"/>
          </w:rPr>
          <w:t> MESSAGE_TEXT = </w:t>
        </w:r>
        <w:r w:rsidRPr="006F36D9">
          <w:rPr>
            <w:rFonts w:ascii="Consolas" w:eastAsia="Times New Roman" w:hAnsi="Consolas" w:cs="Times New Roman"/>
            <w:color w:val="0000FF"/>
            <w:sz w:val="18"/>
            <w:szCs w:val="18"/>
            <w:bdr w:val="none" w:sz="0" w:space="0" w:color="auto" w:frame="1"/>
            <w:lang w:eastAsia="it-IT"/>
          </w:rPr>
          <w:t>"L'orario di inizio e' maggiore o uguale a quello di fine"</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77" w:author="Utente" w:date="2017-11-19T23:20:00Z"/>
          <w:rFonts w:ascii="Consolas" w:eastAsia="Times New Roman" w:hAnsi="Consolas" w:cs="Times New Roman"/>
          <w:color w:val="5C5C5C"/>
          <w:sz w:val="18"/>
          <w:szCs w:val="18"/>
          <w:lang w:eastAsia="it-IT"/>
        </w:rPr>
      </w:pPr>
      <w:ins w:id="578"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IF;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79" w:author="Utente" w:date="2017-11-19T23:20:00Z"/>
          <w:rFonts w:ascii="Consolas" w:eastAsia="Times New Roman" w:hAnsi="Consolas" w:cs="Times New Roman"/>
          <w:color w:val="5C5C5C"/>
          <w:sz w:val="18"/>
          <w:szCs w:val="18"/>
          <w:lang w:eastAsia="it-IT"/>
        </w:rPr>
      </w:pPr>
      <w:ins w:id="580"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81" w:author="Utente" w:date="2017-11-19T23:20:00Z"/>
          <w:rFonts w:ascii="Consolas" w:eastAsia="Times New Roman" w:hAnsi="Consolas" w:cs="Times New Roman"/>
          <w:color w:val="5C5C5C"/>
          <w:sz w:val="18"/>
          <w:szCs w:val="18"/>
          <w:lang w:eastAsia="it-IT"/>
        </w:rPr>
      </w:pPr>
      <w:ins w:id="582"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SELECT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color w:val="FF1493"/>
            <w:sz w:val="18"/>
            <w:szCs w:val="18"/>
            <w:bdr w:val="none" w:sz="0" w:space="0" w:color="auto" w:frame="1"/>
            <w:lang w:eastAsia="it-IT"/>
          </w:rPr>
          <w:t>SUM</w:t>
        </w:r>
        <w:r w:rsidRPr="006F36D9">
          <w:rPr>
            <w:rFonts w:ascii="Consolas" w:eastAsia="Times New Roman" w:hAnsi="Consolas" w:cs="Times New Roman"/>
            <w:color w:val="000000"/>
            <w:sz w:val="18"/>
            <w:szCs w:val="18"/>
            <w:bdr w:val="none" w:sz="0" w:space="0" w:color="auto" w:frame="1"/>
            <w:lang w:eastAsia="it-IT"/>
          </w:rPr>
          <w:t>(TIME_TO_SEC(T1.OrarioFine)-TIME_TO_SEC(T1.OrarioInizio)) </w:t>
        </w:r>
        <w:r w:rsidRPr="006F36D9">
          <w:rPr>
            <w:rFonts w:ascii="Consolas" w:eastAsia="Times New Roman" w:hAnsi="Consolas" w:cs="Times New Roman"/>
            <w:b/>
            <w:bCs/>
            <w:color w:val="006699"/>
            <w:sz w:val="18"/>
            <w:szCs w:val="18"/>
            <w:bdr w:val="none" w:sz="0" w:space="0" w:color="auto" w:frame="1"/>
            <w:lang w:eastAsia="it-IT"/>
          </w:rPr>
          <w:t>INTO</w:t>
        </w:r>
        <w:r w:rsidRPr="006F36D9">
          <w:rPr>
            <w:rFonts w:ascii="Consolas" w:eastAsia="Times New Roman" w:hAnsi="Consolas" w:cs="Times New Roman"/>
            <w:color w:val="000000"/>
            <w:sz w:val="18"/>
            <w:szCs w:val="18"/>
            <w:bdr w:val="none" w:sz="0" w:space="0" w:color="auto" w:frame="1"/>
            <w:lang w:eastAsia="it-IT"/>
          </w:rPr>
          <w:t> ore_giornaliere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83" w:author="Utente" w:date="2017-11-19T23:20:00Z"/>
          <w:rFonts w:ascii="Consolas" w:eastAsia="Times New Roman" w:hAnsi="Consolas" w:cs="Times New Roman"/>
          <w:color w:val="5C5C5C"/>
          <w:sz w:val="18"/>
          <w:szCs w:val="18"/>
          <w:lang w:eastAsia="it-IT"/>
        </w:rPr>
      </w:pPr>
      <w:ins w:id="584"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FROM</w:t>
        </w:r>
        <w:r w:rsidRPr="006F36D9">
          <w:rPr>
            <w:rFonts w:ascii="Consolas" w:eastAsia="Times New Roman" w:hAnsi="Consolas" w:cs="Times New Roman"/>
            <w:color w:val="000000"/>
            <w:sz w:val="18"/>
            <w:szCs w:val="18"/>
            <w:bdr w:val="none" w:sz="0" w:space="0" w:color="auto" w:frame="1"/>
            <w:lang w:eastAsia="it-IT"/>
          </w:rPr>
          <w:t> Turno T1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85" w:author="Utente" w:date="2017-11-19T23:20:00Z"/>
          <w:rFonts w:ascii="Consolas" w:eastAsia="Times New Roman" w:hAnsi="Consolas" w:cs="Times New Roman"/>
          <w:color w:val="5C5C5C"/>
          <w:sz w:val="18"/>
          <w:szCs w:val="18"/>
          <w:lang w:eastAsia="it-IT"/>
        </w:rPr>
      </w:pPr>
      <w:ins w:id="586"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WHERE</w:t>
        </w:r>
        <w:r w:rsidRPr="006F36D9">
          <w:rPr>
            <w:rFonts w:ascii="Consolas" w:eastAsia="Times New Roman" w:hAnsi="Consolas" w:cs="Times New Roman"/>
            <w:color w:val="000000"/>
            <w:sz w:val="18"/>
            <w:szCs w:val="18"/>
            <w:bdr w:val="none" w:sz="0" w:space="0" w:color="auto" w:frame="1"/>
            <w:lang w:eastAsia="it-IT"/>
          </w:rPr>
          <w:t> T1.Dipendente=NEW.Dipendente </w:t>
        </w:r>
        <w:r w:rsidRPr="006F36D9">
          <w:rPr>
            <w:rFonts w:ascii="Consolas" w:eastAsia="Times New Roman" w:hAnsi="Consolas" w:cs="Times New Roman"/>
            <w:color w:val="808080"/>
            <w:sz w:val="18"/>
            <w:szCs w:val="18"/>
            <w:bdr w:val="none" w:sz="0" w:space="0" w:color="auto" w:frame="1"/>
            <w:lang w:eastAsia="it-IT"/>
          </w:rPr>
          <w:t>AND</w:t>
        </w:r>
        <w:r w:rsidRPr="006F36D9">
          <w:rPr>
            <w:rFonts w:ascii="Consolas" w:eastAsia="Times New Roman" w:hAnsi="Consolas" w:cs="Times New Roman"/>
            <w:color w:val="000000"/>
            <w:sz w:val="18"/>
            <w:szCs w:val="18"/>
            <w:bdr w:val="none" w:sz="0" w:space="0" w:color="auto" w:frame="1"/>
            <w:lang w:eastAsia="it-IT"/>
          </w:rPr>
          <w:t> T1.GiornoSettimana=NEW.GiornoSettimana;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87" w:author="Utente" w:date="2017-11-19T23:20:00Z"/>
          <w:rFonts w:ascii="Consolas" w:eastAsia="Times New Roman" w:hAnsi="Consolas" w:cs="Times New Roman"/>
          <w:color w:val="5C5C5C"/>
          <w:sz w:val="18"/>
          <w:szCs w:val="18"/>
          <w:lang w:eastAsia="it-IT"/>
        </w:rPr>
      </w:pPr>
      <w:ins w:id="588"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89" w:author="Utente" w:date="2017-11-19T23:20:00Z"/>
          <w:rFonts w:ascii="Consolas" w:eastAsia="Times New Roman" w:hAnsi="Consolas" w:cs="Times New Roman"/>
          <w:color w:val="5C5C5C"/>
          <w:sz w:val="18"/>
          <w:szCs w:val="18"/>
          <w:lang w:eastAsia="it-IT"/>
        </w:rPr>
      </w:pPr>
      <w:ins w:id="590" w:author="Utente" w:date="2017-11-19T23:20:00Z">
        <w:r w:rsidRPr="006F36D9">
          <w:rPr>
            <w:rFonts w:ascii="Consolas" w:eastAsia="Times New Roman" w:hAnsi="Consolas" w:cs="Times New Roman"/>
            <w:color w:val="000000"/>
            <w:sz w:val="18"/>
            <w:szCs w:val="18"/>
            <w:bdr w:val="none" w:sz="0" w:space="0" w:color="auto" w:frame="1"/>
            <w:lang w:eastAsia="it-IT"/>
          </w:rPr>
          <w:t>        IF (TIME_TO_SEC(NEW.OrarioFine)-TIME_TO_SEC(NEW.OrarioInizio))+ore_giornaliere&gt;(8*60*60) </w:t>
        </w:r>
        <w:r w:rsidRPr="006F36D9">
          <w:rPr>
            <w:rFonts w:ascii="Consolas" w:eastAsia="Times New Roman" w:hAnsi="Consolas" w:cs="Times New Roman"/>
            <w:b/>
            <w:bCs/>
            <w:color w:val="006699"/>
            <w:sz w:val="18"/>
            <w:szCs w:val="18"/>
            <w:bdr w:val="none" w:sz="0" w:space="0" w:color="auto" w:frame="1"/>
            <w:lang w:eastAsia="it-IT"/>
          </w:rPr>
          <w:t>THEN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91" w:author="Utente" w:date="2017-11-19T23:20:00Z"/>
          <w:rFonts w:ascii="Consolas" w:eastAsia="Times New Roman" w:hAnsi="Consolas" w:cs="Times New Roman"/>
          <w:color w:val="5C5C5C"/>
          <w:sz w:val="18"/>
          <w:szCs w:val="18"/>
          <w:lang w:eastAsia="it-IT"/>
        </w:rPr>
      </w:pPr>
      <w:ins w:id="592" w:author="Utente" w:date="2017-11-19T23:20:00Z">
        <w:r w:rsidRPr="006F36D9">
          <w:rPr>
            <w:rFonts w:ascii="Consolas" w:eastAsia="Times New Roman" w:hAnsi="Consolas" w:cs="Times New Roman"/>
            <w:color w:val="000000"/>
            <w:sz w:val="18"/>
            <w:szCs w:val="18"/>
            <w:bdr w:val="none" w:sz="0" w:space="0" w:color="auto" w:frame="1"/>
            <w:lang w:eastAsia="it-IT"/>
          </w:rPr>
          <w:t>            SIGNAL SQLSTATE </w:t>
        </w:r>
        <w:r w:rsidRPr="006F36D9">
          <w:rPr>
            <w:rFonts w:ascii="Consolas" w:eastAsia="Times New Roman" w:hAnsi="Consolas" w:cs="Times New Roman"/>
            <w:color w:val="0000FF"/>
            <w:sz w:val="18"/>
            <w:szCs w:val="18"/>
            <w:bdr w:val="none" w:sz="0" w:space="0" w:color="auto" w:frame="1"/>
            <w:lang w:eastAsia="it-IT"/>
          </w:rPr>
          <w:t>'45000'</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93" w:author="Utente" w:date="2017-11-19T23:20:00Z"/>
          <w:rFonts w:ascii="Consolas" w:eastAsia="Times New Roman" w:hAnsi="Consolas" w:cs="Times New Roman"/>
          <w:color w:val="5C5C5C"/>
          <w:sz w:val="18"/>
          <w:szCs w:val="18"/>
          <w:lang w:eastAsia="it-IT"/>
        </w:rPr>
      </w:pPr>
      <w:ins w:id="594"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SET</w:t>
        </w:r>
        <w:r w:rsidRPr="006F36D9">
          <w:rPr>
            <w:rFonts w:ascii="Consolas" w:eastAsia="Times New Roman" w:hAnsi="Consolas" w:cs="Times New Roman"/>
            <w:color w:val="000000"/>
            <w:sz w:val="18"/>
            <w:szCs w:val="18"/>
            <w:bdr w:val="none" w:sz="0" w:space="0" w:color="auto" w:frame="1"/>
            <w:lang w:eastAsia="it-IT"/>
          </w:rPr>
          <w:t> MESSAGE_TEXT = </w:t>
        </w:r>
        <w:r w:rsidRPr="006F36D9">
          <w:rPr>
            <w:rFonts w:ascii="Consolas" w:eastAsia="Times New Roman" w:hAnsi="Consolas" w:cs="Times New Roman"/>
            <w:color w:val="0000FF"/>
            <w:sz w:val="18"/>
            <w:szCs w:val="18"/>
            <w:bdr w:val="none" w:sz="0" w:space="0" w:color="auto" w:frame="1"/>
            <w:lang w:eastAsia="it-IT"/>
          </w:rPr>
          <w:t>"Un dipendente non puo' superare le 8 ore di lavoro giornaliere"</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95" w:author="Utente" w:date="2017-11-19T23:20:00Z"/>
          <w:rFonts w:ascii="Consolas" w:eastAsia="Times New Roman" w:hAnsi="Consolas" w:cs="Times New Roman"/>
          <w:color w:val="5C5C5C"/>
          <w:sz w:val="18"/>
          <w:szCs w:val="18"/>
          <w:lang w:eastAsia="it-IT"/>
        </w:rPr>
      </w:pPr>
      <w:ins w:id="596"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IF;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597" w:author="Utente" w:date="2017-11-19T23:20:00Z"/>
          <w:rFonts w:ascii="Consolas" w:eastAsia="Times New Roman" w:hAnsi="Consolas" w:cs="Times New Roman"/>
          <w:color w:val="5C5C5C"/>
          <w:sz w:val="18"/>
          <w:szCs w:val="18"/>
          <w:lang w:eastAsia="it-IT"/>
        </w:rPr>
      </w:pPr>
      <w:ins w:id="598"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599" w:author="Utente" w:date="2017-11-19T23:20:00Z"/>
          <w:rFonts w:ascii="Consolas" w:eastAsia="Times New Roman" w:hAnsi="Consolas" w:cs="Times New Roman"/>
          <w:color w:val="5C5C5C"/>
          <w:sz w:val="18"/>
          <w:szCs w:val="18"/>
          <w:lang w:eastAsia="it-IT"/>
        </w:rPr>
      </w:pPr>
      <w:ins w:id="600"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OPEN</w:t>
        </w:r>
        <w:r w:rsidRPr="006F36D9">
          <w:rPr>
            <w:rFonts w:ascii="Consolas" w:eastAsia="Times New Roman" w:hAnsi="Consolas" w:cs="Times New Roman"/>
            <w:color w:val="000000"/>
            <w:sz w:val="18"/>
            <w:szCs w:val="18"/>
            <w:bdr w:val="none" w:sz="0" w:space="0" w:color="auto" w:frame="1"/>
            <w:lang w:eastAsia="it-IT"/>
          </w:rPr>
          <w:t> cursore;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01" w:author="Utente" w:date="2017-11-19T23:20:00Z"/>
          <w:rFonts w:ascii="Consolas" w:eastAsia="Times New Roman" w:hAnsi="Consolas" w:cs="Times New Roman"/>
          <w:color w:val="5C5C5C"/>
          <w:sz w:val="18"/>
          <w:szCs w:val="18"/>
          <w:lang w:eastAsia="it-IT"/>
        </w:rPr>
      </w:pPr>
      <w:ins w:id="602"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03" w:author="Utente" w:date="2017-11-19T23:20:00Z"/>
          <w:rFonts w:ascii="Consolas" w:eastAsia="Times New Roman" w:hAnsi="Consolas" w:cs="Times New Roman"/>
          <w:color w:val="5C5C5C"/>
          <w:sz w:val="18"/>
          <w:szCs w:val="18"/>
          <w:lang w:eastAsia="it-IT"/>
        </w:rPr>
      </w:pPr>
      <w:ins w:id="604" w:author="Utente" w:date="2017-11-19T23:20:00Z">
        <w:r w:rsidRPr="006F36D9">
          <w:rPr>
            <w:rFonts w:ascii="Consolas" w:eastAsia="Times New Roman" w:hAnsi="Consolas" w:cs="Times New Roman"/>
            <w:color w:val="000000"/>
            <w:sz w:val="18"/>
            <w:szCs w:val="18"/>
            <w:bdr w:val="none" w:sz="0" w:space="0" w:color="auto" w:frame="1"/>
            <w:lang w:eastAsia="it-IT"/>
          </w:rPr>
          <w:t>        preleva: LOOP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05" w:author="Utente" w:date="2017-11-19T23:20:00Z"/>
          <w:rFonts w:ascii="Consolas" w:eastAsia="Times New Roman" w:hAnsi="Consolas" w:cs="Times New Roman"/>
          <w:color w:val="5C5C5C"/>
          <w:sz w:val="18"/>
          <w:szCs w:val="18"/>
          <w:lang w:eastAsia="it-IT"/>
        </w:rPr>
      </w:pPr>
      <w:ins w:id="606" w:author="Utente" w:date="2017-11-19T23:20:00Z">
        <w:r w:rsidRPr="006F36D9">
          <w:rPr>
            <w:rFonts w:ascii="Consolas" w:eastAsia="Times New Roman" w:hAnsi="Consolas" w:cs="Times New Roman"/>
            <w:color w:val="000000"/>
            <w:sz w:val="18"/>
            <w:szCs w:val="18"/>
            <w:bdr w:val="none" w:sz="0" w:space="0" w:color="auto" w:frame="1"/>
            <w:lang w:eastAsia="it-IT"/>
          </w:rPr>
          <w:t>                 IF finito = 1 </w:t>
        </w:r>
        <w:r w:rsidRPr="006F36D9">
          <w:rPr>
            <w:rFonts w:ascii="Consolas" w:eastAsia="Times New Roman" w:hAnsi="Consolas" w:cs="Times New Roman"/>
            <w:b/>
            <w:bCs/>
            <w:color w:val="006699"/>
            <w:sz w:val="18"/>
            <w:szCs w:val="18"/>
            <w:bdr w:val="none" w:sz="0" w:space="0" w:color="auto" w:frame="1"/>
            <w:lang w:eastAsia="it-IT"/>
          </w:rPr>
          <w:t>THEN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07" w:author="Utente" w:date="2017-11-19T23:20:00Z"/>
          <w:rFonts w:ascii="Consolas" w:eastAsia="Times New Roman" w:hAnsi="Consolas" w:cs="Times New Roman"/>
          <w:color w:val="5C5C5C"/>
          <w:sz w:val="18"/>
          <w:szCs w:val="18"/>
          <w:lang w:eastAsia="it-IT"/>
        </w:rPr>
      </w:pPr>
      <w:ins w:id="608" w:author="Utente" w:date="2017-11-19T23:20:00Z">
        <w:r w:rsidRPr="006F36D9">
          <w:rPr>
            <w:rFonts w:ascii="Consolas" w:eastAsia="Times New Roman" w:hAnsi="Consolas" w:cs="Times New Roman"/>
            <w:color w:val="000000"/>
            <w:sz w:val="18"/>
            <w:szCs w:val="18"/>
            <w:bdr w:val="none" w:sz="0" w:space="0" w:color="auto" w:frame="1"/>
            <w:lang w:eastAsia="it-IT"/>
          </w:rPr>
          <w:t>                    LEAVE preleva;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09" w:author="Utente" w:date="2017-11-19T23:20:00Z"/>
          <w:rFonts w:ascii="Consolas" w:eastAsia="Times New Roman" w:hAnsi="Consolas" w:cs="Times New Roman"/>
          <w:color w:val="5C5C5C"/>
          <w:sz w:val="18"/>
          <w:szCs w:val="18"/>
          <w:lang w:eastAsia="it-IT"/>
        </w:rPr>
      </w:pPr>
      <w:ins w:id="610"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IF;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11" w:author="Utente" w:date="2017-11-19T23:20:00Z"/>
          <w:rFonts w:ascii="Consolas" w:eastAsia="Times New Roman" w:hAnsi="Consolas" w:cs="Times New Roman"/>
          <w:color w:val="5C5C5C"/>
          <w:sz w:val="18"/>
          <w:szCs w:val="18"/>
          <w:lang w:eastAsia="it-IT"/>
        </w:rPr>
      </w:pPr>
      <w:ins w:id="612"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13" w:author="Utente" w:date="2017-11-19T23:20:00Z"/>
          <w:rFonts w:ascii="Consolas" w:eastAsia="Times New Roman" w:hAnsi="Consolas" w:cs="Times New Roman"/>
          <w:color w:val="5C5C5C"/>
          <w:sz w:val="18"/>
          <w:szCs w:val="18"/>
          <w:lang w:eastAsia="it-IT"/>
        </w:rPr>
      </w:pPr>
      <w:ins w:id="614"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FETCH</w:t>
        </w:r>
        <w:r w:rsidRPr="006F36D9">
          <w:rPr>
            <w:rFonts w:ascii="Consolas" w:eastAsia="Times New Roman" w:hAnsi="Consolas" w:cs="Times New Roman"/>
            <w:color w:val="000000"/>
            <w:sz w:val="18"/>
            <w:szCs w:val="18"/>
            <w:bdr w:val="none" w:sz="0" w:space="0" w:color="auto" w:frame="1"/>
            <w:lang w:eastAsia="it-IT"/>
          </w:rPr>
          <w:t> cursore </w:t>
        </w:r>
        <w:r w:rsidRPr="006F36D9">
          <w:rPr>
            <w:rFonts w:ascii="Consolas" w:eastAsia="Times New Roman" w:hAnsi="Consolas" w:cs="Times New Roman"/>
            <w:b/>
            <w:bCs/>
            <w:color w:val="006699"/>
            <w:sz w:val="18"/>
            <w:szCs w:val="18"/>
            <w:bdr w:val="none" w:sz="0" w:space="0" w:color="auto" w:frame="1"/>
            <w:lang w:eastAsia="it-IT"/>
          </w:rPr>
          <w:t>INTO</w:t>
        </w:r>
        <w:r w:rsidRPr="006F36D9">
          <w:rPr>
            <w:rFonts w:ascii="Consolas" w:eastAsia="Times New Roman" w:hAnsi="Consolas" w:cs="Times New Roman"/>
            <w:color w:val="000000"/>
            <w:sz w:val="18"/>
            <w:szCs w:val="18"/>
            <w:bdr w:val="none" w:sz="0" w:space="0" w:color="auto" w:frame="1"/>
            <w:lang w:eastAsia="it-IT"/>
          </w:rPr>
          <w:t> orario_inizio, orario_fine, centro_;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15" w:author="Utente" w:date="2017-11-19T23:20:00Z"/>
          <w:rFonts w:ascii="Consolas" w:eastAsia="Times New Roman" w:hAnsi="Consolas" w:cs="Times New Roman"/>
          <w:color w:val="5C5C5C"/>
          <w:sz w:val="18"/>
          <w:szCs w:val="18"/>
          <w:lang w:eastAsia="it-IT"/>
        </w:rPr>
      </w:pPr>
      <w:ins w:id="616"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17" w:author="Utente" w:date="2017-11-19T23:20:00Z"/>
          <w:rFonts w:ascii="Consolas" w:eastAsia="Times New Roman" w:hAnsi="Consolas" w:cs="Times New Roman"/>
          <w:color w:val="5C5C5C"/>
          <w:sz w:val="18"/>
          <w:szCs w:val="18"/>
          <w:lang w:eastAsia="it-IT"/>
        </w:rPr>
      </w:pPr>
      <w:ins w:id="618" w:author="Utente" w:date="2017-11-19T23:20:00Z">
        <w:r w:rsidRPr="006F36D9">
          <w:rPr>
            <w:rFonts w:ascii="Consolas" w:eastAsia="Times New Roman" w:hAnsi="Consolas" w:cs="Times New Roman"/>
            <w:color w:val="000000"/>
            <w:sz w:val="18"/>
            <w:szCs w:val="18"/>
            <w:bdr w:val="none" w:sz="0" w:space="0" w:color="auto" w:frame="1"/>
            <w:lang w:eastAsia="it-IT"/>
          </w:rPr>
          <w:t>                 IF (TIME_TO_SEC(NEW.OrarioInizio) </w:t>
        </w:r>
        <w:r w:rsidRPr="006F36D9">
          <w:rPr>
            <w:rFonts w:ascii="Consolas" w:eastAsia="Times New Roman" w:hAnsi="Consolas" w:cs="Times New Roman"/>
            <w:color w:val="808080"/>
            <w:sz w:val="18"/>
            <w:szCs w:val="18"/>
            <w:bdr w:val="none" w:sz="0" w:space="0" w:color="auto" w:frame="1"/>
            <w:lang w:eastAsia="it-IT"/>
          </w:rPr>
          <w:t>BETWEEN</w:t>
        </w:r>
        <w:r w:rsidRPr="006F36D9">
          <w:rPr>
            <w:rFonts w:ascii="Consolas" w:eastAsia="Times New Roman" w:hAnsi="Consolas" w:cs="Times New Roman"/>
            <w:color w:val="000000"/>
            <w:sz w:val="18"/>
            <w:szCs w:val="18"/>
            <w:bdr w:val="none" w:sz="0" w:space="0" w:color="auto" w:frame="1"/>
            <w:lang w:eastAsia="it-IT"/>
          </w:rPr>
          <w:t> orario_inizio </w:t>
        </w:r>
        <w:r w:rsidRPr="006F36D9">
          <w:rPr>
            <w:rFonts w:ascii="Consolas" w:eastAsia="Times New Roman" w:hAnsi="Consolas" w:cs="Times New Roman"/>
            <w:color w:val="808080"/>
            <w:sz w:val="18"/>
            <w:szCs w:val="18"/>
            <w:bdr w:val="none" w:sz="0" w:space="0" w:color="auto" w:frame="1"/>
            <w:lang w:eastAsia="it-IT"/>
          </w:rPr>
          <w:t>AND</w:t>
        </w:r>
        <w:r w:rsidRPr="006F36D9">
          <w:rPr>
            <w:rFonts w:ascii="Consolas" w:eastAsia="Times New Roman" w:hAnsi="Consolas" w:cs="Times New Roman"/>
            <w:color w:val="000000"/>
            <w:sz w:val="18"/>
            <w:szCs w:val="18"/>
            <w:bdr w:val="none" w:sz="0" w:space="0" w:color="auto" w:frame="1"/>
            <w:lang w:eastAsia="it-IT"/>
          </w:rPr>
          <w:t> orario_fine) </w:t>
        </w:r>
        <w:r w:rsidRPr="006F36D9">
          <w:rPr>
            <w:rFonts w:ascii="Consolas" w:eastAsia="Times New Roman" w:hAnsi="Consolas" w:cs="Times New Roman"/>
            <w:color w:val="808080"/>
            <w:sz w:val="18"/>
            <w:szCs w:val="18"/>
            <w:bdr w:val="none" w:sz="0" w:space="0" w:color="auto" w:frame="1"/>
            <w:lang w:eastAsia="it-IT"/>
          </w:rPr>
          <w:t>OR</w:t>
        </w:r>
        <w:r w:rsidRPr="006F36D9">
          <w:rPr>
            <w:rFonts w:ascii="Consolas" w:eastAsia="Times New Roman" w:hAnsi="Consolas" w:cs="Times New Roman"/>
            <w:color w:val="000000"/>
            <w:sz w:val="18"/>
            <w:szCs w:val="18"/>
            <w:bdr w:val="none" w:sz="0" w:space="0" w:color="auto" w:frame="1"/>
            <w:lang w:eastAsia="it-IT"/>
          </w:rPr>
          <w:t> (TIME_TO_SEC(NEW.OrarioFine) </w:t>
        </w:r>
        <w:r w:rsidRPr="006F36D9">
          <w:rPr>
            <w:rFonts w:ascii="Consolas" w:eastAsia="Times New Roman" w:hAnsi="Consolas" w:cs="Times New Roman"/>
            <w:color w:val="808080"/>
            <w:sz w:val="18"/>
            <w:szCs w:val="18"/>
            <w:bdr w:val="none" w:sz="0" w:space="0" w:color="auto" w:frame="1"/>
            <w:lang w:eastAsia="it-IT"/>
          </w:rPr>
          <w:t>BETWEEN</w:t>
        </w:r>
        <w:r w:rsidRPr="006F36D9">
          <w:rPr>
            <w:rFonts w:ascii="Consolas" w:eastAsia="Times New Roman" w:hAnsi="Consolas" w:cs="Times New Roman"/>
            <w:color w:val="000000"/>
            <w:sz w:val="18"/>
            <w:szCs w:val="18"/>
            <w:bdr w:val="none" w:sz="0" w:space="0" w:color="auto" w:frame="1"/>
            <w:lang w:eastAsia="it-IT"/>
          </w:rPr>
          <w:t> orario_inizio </w:t>
        </w:r>
        <w:r w:rsidRPr="006F36D9">
          <w:rPr>
            <w:rFonts w:ascii="Consolas" w:eastAsia="Times New Roman" w:hAnsi="Consolas" w:cs="Times New Roman"/>
            <w:color w:val="808080"/>
            <w:sz w:val="18"/>
            <w:szCs w:val="18"/>
            <w:bdr w:val="none" w:sz="0" w:space="0" w:color="auto" w:frame="1"/>
            <w:lang w:eastAsia="it-IT"/>
          </w:rPr>
          <w:t>AND</w:t>
        </w:r>
        <w:r w:rsidRPr="006F36D9">
          <w:rPr>
            <w:rFonts w:ascii="Consolas" w:eastAsia="Times New Roman" w:hAnsi="Consolas" w:cs="Times New Roman"/>
            <w:color w:val="000000"/>
            <w:sz w:val="18"/>
            <w:szCs w:val="18"/>
            <w:bdr w:val="none" w:sz="0" w:space="0" w:color="auto" w:frame="1"/>
            <w:lang w:eastAsia="it-IT"/>
          </w:rPr>
          <w:t> orario_fine) </w:t>
        </w:r>
        <w:r w:rsidRPr="006F36D9">
          <w:rPr>
            <w:rFonts w:ascii="Consolas" w:eastAsia="Times New Roman" w:hAnsi="Consolas" w:cs="Times New Roman"/>
            <w:b/>
            <w:bCs/>
            <w:color w:val="006699"/>
            <w:sz w:val="18"/>
            <w:szCs w:val="18"/>
            <w:bdr w:val="none" w:sz="0" w:space="0" w:color="auto" w:frame="1"/>
            <w:lang w:eastAsia="it-IT"/>
          </w:rPr>
          <w:t>THEN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19" w:author="Utente" w:date="2017-11-19T23:20:00Z"/>
          <w:rFonts w:ascii="Consolas" w:eastAsia="Times New Roman" w:hAnsi="Consolas" w:cs="Times New Roman"/>
          <w:color w:val="5C5C5C"/>
          <w:sz w:val="18"/>
          <w:szCs w:val="18"/>
          <w:lang w:eastAsia="it-IT"/>
        </w:rPr>
      </w:pPr>
      <w:ins w:id="620" w:author="Utente" w:date="2017-11-19T23:20:00Z">
        <w:r w:rsidRPr="006F36D9">
          <w:rPr>
            <w:rFonts w:ascii="Consolas" w:eastAsia="Times New Roman" w:hAnsi="Consolas" w:cs="Times New Roman"/>
            <w:color w:val="000000"/>
            <w:sz w:val="18"/>
            <w:szCs w:val="18"/>
            <w:bdr w:val="none" w:sz="0" w:space="0" w:color="auto" w:frame="1"/>
            <w:lang w:eastAsia="it-IT"/>
          </w:rPr>
          <w:t>                    SIGNAL SQLSTATE </w:t>
        </w:r>
        <w:r w:rsidRPr="006F36D9">
          <w:rPr>
            <w:rFonts w:ascii="Consolas" w:eastAsia="Times New Roman" w:hAnsi="Consolas" w:cs="Times New Roman"/>
            <w:color w:val="0000FF"/>
            <w:sz w:val="18"/>
            <w:szCs w:val="18"/>
            <w:bdr w:val="none" w:sz="0" w:space="0" w:color="auto" w:frame="1"/>
            <w:lang w:eastAsia="it-IT"/>
          </w:rPr>
          <w:t>'45000'</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21" w:author="Utente" w:date="2017-11-19T23:20:00Z"/>
          <w:rFonts w:ascii="Consolas" w:eastAsia="Times New Roman" w:hAnsi="Consolas" w:cs="Times New Roman"/>
          <w:color w:val="5C5C5C"/>
          <w:sz w:val="18"/>
          <w:szCs w:val="18"/>
          <w:lang w:eastAsia="it-IT"/>
        </w:rPr>
      </w:pPr>
      <w:ins w:id="622"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SET</w:t>
        </w:r>
        <w:r w:rsidRPr="006F36D9">
          <w:rPr>
            <w:rFonts w:ascii="Consolas" w:eastAsia="Times New Roman" w:hAnsi="Consolas" w:cs="Times New Roman"/>
            <w:color w:val="000000"/>
            <w:sz w:val="18"/>
            <w:szCs w:val="18"/>
            <w:bdr w:val="none" w:sz="0" w:space="0" w:color="auto" w:frame="1"/>
            <w:lang w:eastAsia="it-IT"/>
          </w:rPr>
          <w:t> MESSAGE_TEXT = </w:t>
        </w:r>
        <w:r w:rsidRPr="006F36D9">
          <w:rPr>
            <w:rFonts w:ascii="Consolas" w:eastAsia="Times New Roman" w:hAnsi="Consolas" w:cs="Times New Roman"/>
            <w:color w:val="0000FF"/>
            <w:sz w:val="18"/>
            <w:szCs w:val="18"/>
            <w:bdr w:val="none" w:sz="0" w:space="0" w:color="auto" w:frame="1"/>
            <w:lang w:eastAsia="it-IT"/>
          </w:rPr>
          <w:t>"Due fasce orarie dello stesso dipendente non si possono sovrapporre"</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23" w:author="Utente" w:date="2017-11-19T23:20:00Z"/>
          <w:rFonts w:ascii="Consolas" w:eastAsia="Times New Roman" w:hAnsi="Consolas" w:cs="Times New Roman"/>
          <w:color w:val="5C5C5C"/>
          <w:sz w:val="18"/>
          <w:szCs w:val="18"/>
          <w:lang w:eastAsia="it-IT"/>
        </w:rPr>
      </w:pPr>
      <w:ins w:id="624"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IF;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25" w:author="Utente" w:date="2017-11-19T23:20:00Z"/>
          <w:rFonts w:ascii="Consolas" w:eastAsia="Times New Roman" w:hAnsi="Consolas" w:cs="Times New Roman"/>
          <w:color w:val="5C5C5C"/>
          <w:sz w:val="18"/>
          <w:szCs w:val="18"/>
          <w:lang w:eastAsia="it-IT"/>
        </w:rPr>
      </w:pPr>
      <w:ins w:id="626"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27" w:author="Utente" w:date="2017-11-19T23:20:00Z"/>
          <w:rFonts w:ascii="Consolas" w:eastAsia="Times New Roman" w:hAnsi="Consolas" w:cs="Times New Roman"/>
          <w:color w:val="5C5C5C"/>
          <w:sz w:val="18"/>
          <w:szCs w:val="18"/>
          <w:lang w:val="en-US" w:eastAsia="it-IT"/>
          <w:rPrChange w:id="628" w:author="Utente" w:date="2017-11-19T23:20:00Z">
            <w:rPr>
              <w:ins w:id="629" w:author="Utente" w:date="2017-11-19T23:20:00Z"/>
              <w:rFonts w:ascii="Consolas" w:eastAsia="Times New Roman" w:hAnsi="Consolas" w:cs="Times New Roman"/>
              <w:color w:val="5C5C5C"/>
              <w:sz w:val="18"/>
              <w:szCs w:val="18"/>
              <w:lang w:eastAsia="it-IT"/>
            </w:rPr>
          </w:rPrChange>
        </w:rPr>
      </w:pPr>
      <w:ins w:id="630" w:author="Utente" w:date="2017-11-19T23:20:00Z">
        <w:r w:rsidRPr="006F36D9">
          <w:rPr>
            <w:rFonts w:ascii="Consolas" w:eastAsia="Times New Roman" w:hAnsi="Consolas" w:cs="Times New Roman"/>
            <w:color w:val="000000"/>
            <w:sz w:val="18"/>
            <w:szCs w:val="18"/>
            <w:bdr w:val="none" w:sz="0" w:space="0" w:color="auto" w:frame="1"/>
            <w:lang w:val="en-US" w:eastAsia="it-IT"/>
            <w:rPrChange w:id="631" w:author="Utente" w:date="2017-11-19T23:20:00Z">
              <w:rPr>
                <w:rFonts w:ascii="Consolas" w:eastAsia="Times New Roman" w:hAnsi="Consolas" w:cs="Times New Roman"/>
                <w:color w:val="000000"/>
                <w:sz w:val="18"/>
                <w:szCs w:val="18"/>
                <w:bdr w:val="none" w:sz="0" w:space="0" w:color="auto" w:frame="1"/>
                <w:lang w:eastAsia="it-IT"/>
              </w:rPr>
            </w:rPrChange>
          </w:rPr>
          <w:t>                 IF centro_ </w:t>
        </w:r>
        <w:r w:rsidRPr="006F36D9">
          <w:rPr>
            <w:rFonts w:ascii="Consolas" w:eastAsia="Times New Roman" w:hAnsi="Consolas" w:cs="Times New Roman"/>
            <w:b/>
            <w:bCs/>
            <w:color w:val="006699"/>
            <w:sz w:val="18"/>
            <w:szCs w:val="18"/>
            <w:bdr w:val="none" w:sz="0" w:space="0" w:color="auto" w:frame="1"/>
            <w:lang w:val="en-US" w:eastAsia="it-IT"/>
            <w:rPrChange w:id="632" w:author="Utente" w:date="2017-11-19T23:20:00Z">
              <w:rPr>
                <w:rFonts w:ascii="Consolas" w:eastAsia="Times New Roman" w:hAnsi="Consolas" w:cs="Times New Roman"/>
                <w:b/>
                <w:bCs/>
                <w:color w:val="006699"/>
                <w:sz w:val="18"/>
                <w:szCs w:val="18"/>
                <w:bdr w:val="none" w:sz="0" w:space="0" w:color="auto" w:frame="1"/>
                <w:lang w:eastAsia="it-IT"/>
              </w:rPr>
            </w:rPrChange>
          </w:rPr>
          <w:t>IS</w:t>
        </w:r>
        <w:r w:rsidRPr="006F36D9">
          <w:rPr>
            <w:rFonts w:ascii="Consolas" w:eastAsia="Times New Roman" w:hAnsi="Consolas" w:cs="Times New Roman"/>
            <w:color w:val="000000"/>
            <w:sz w:val="18"/>
            <w:szCs w:val="18"/>
            <w:bdr w:val="none" w:sz="0" w:space="0" w:color="auto" w:frame="1"/>
            <w:lang w:val="en-US" w:eastAsia="it-IT"/>
            <w:rPrChange w:id="633"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color w:val="808080"/>
            <w:sz w:val="18"/>
            <w:szCs w:val="18"/>
            <w:bdr w:val="none" w:sz="0" w:space="0" w:color="auto" w:frame="1"/>
            <w:lang w:val="en-US" w:eastAsia="it-IT"/>
            <w:rPrChange w:id="634" w:author="Utente" w:date="2017-11-19T23:20:00Z">
              <w:rPr>
                <w:rFonts w:ascii="Consolas" w:eastAsia="Times New Roman" w:hAnsi="Consolas" w:cs="Times New Roman"/>
                <w:color w:val="808080"/>
                <w:sz w:val="18"/>
                <w:szCs w:val="18"/>
                <w:bdr w:val="none" w:sz="0" w:space="0" w:color="auto" w:frame="1"/>
                <w:lang w:eastAsia="it-IT"/>
              </w:rPr>
            </w:rPrChange>
          </w:rPr>
          <w:t>NOT</w:t>
        </w:r>
        <w:r w:rsidRPr="006F36D9">
          <w:rPr>
            <w:rFonts w:ascii="Consolas" w:eastAsia="Times New Roman" w:hAnsi="Consolas" w:cs="Times New Roman"/>
            <w:color w:val="000000"/>
            <w:sz w:val="18"/>
            <w:szCs w:val="18"/>
            <w:bdr w:val="none" w:sz="0" w:space="0" w:color="auto" w:frame="1"/>
            <w:lang w:val="en-US" w:eastAsia="it-IT"/>
            <w:rPrChange w:id="635"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color w:val="808080"/>
            <w:sz w:val="18"/>
            <w:szCs w:val="18"/>
            <w:bdr w:val="none" w:sz="0" w:space="0" w:color="auto" w:frame="1"/>
            <w:lang w:val="en-US" w:eastAsia="it-IT"/>
            <w:rPrChange w:id="636" w:author="Utente" w:date="2017-11-19T23:20:00Z">
              <w:rPr>
                <w:rFonts w:ascii="Consolas" w:eastAsia="Times New Roman" w:hAnsi="Consolas" w:cs="Times New Roman"/>
                <w:color w:val="808080"/>
                <w:sz w:val="18"/>
                <w:szCs w:val="18"/>
                <w:bdr w:val="none" w:sz="0" w:space="0" w:color="auto" w:frame="1"/>
                <w:lang w:eastAsia="it-IT"/>
              </w:rPr>
            </w:rPrChange>
          </w:rPr>
          <w:t>NULL</w:t>
        </w:r>
        <w:r w:rsidRPr="006F36D9">
          <w:rPr>
            <w:rFonts w:ascii="Consolas" w:eastAsia="Times New Roman" w:hAnsi="Consolas" w:cs="Times New Roman"/>
            <w:color w:val="000000"/>
            <w:sz w:val="18"/>
            <w:szCs w:val="18"/>
            <w:bdr w:val="none" w:sz="0" w:space="0" w:color="auto" w:frame="1"/>
            <w:lang w:val="en-US" w:eastAsia="it-IT"/>
            <w:rPrChange w:id="637"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color w:val="808080"/>
            <w:sz w:val="18"/>
            <w:szCs w:val="18"/>
            <w:bdr w:val="none" w:sz="0" w:space="0" w:color="auto" w:frame="1"/>
            <w:lang w:val="en-US" w:eastAsia="it-IT"/>
            <w:rPrChange w:id="638" w:author="Utente" w:date="2017-11-19T23:20:00Z">
              <w:rPr>
                <w:rFonts w:ascii="Consolas" w:eastAsia="Times New Roman" w:hAnsi="Consolas" w:cs="Times New Roman"/>
                <w:color w:val="808080"/>
                <w:sz w:val="18"/>
                <w:szCs w:val="18"/>
                <w:bdr w:val="none" w:sz="0" w:space="0" w:color="auto" w:frame="1"/>
                <w:lang w:eastAsia="it-IT"/>
              </w:rPr>
            </w:rPrChange>
          </w:rPr>
          <w:t>AND</w:t>
        </w:r>
        <w:r w:rsidRPr="006F36D9">
          <w:rPr>
            <w:rFonts w:ascii="Consolas" w:eastAsia="Times New Roman" w:hAnsi="Consolas" w:cs="Times New Roman"/>
            <w:color w:val="000000"/>
            <w:sz w:val="18"/>
            <w:szCs w:val="18"/>
            <w:bdr w:val="none" w:sz="0" w:space="0" w:color="auto" w:frame="1"/>
            <w:lang w:val="en-US" w:eastAsia="it-IT"/>
            <w:rPrChange w:id="639" w:author="Utente" w:date="2017-11-19T23:20:00Z">
              <w:rPr>
                <w:rFonts w:ascii="Consolas" w:eastAsia="Times New Roman" w:hAnsi="Consolas" w:cs="Times New Roman"/>
                <w:color w:val="000000"/>
                <w:sz w:val="18"/>
                <w:szCs w:val="18"/>
                <w:bdr w:val="none" w:sz="0" w:space="0" w:color="auto" w:frame="1"/>
                <w:lang w:eastAsia="it-IT"/>
              </w:rPr>
            </w:rPrChange>
          </w:rPr>
          <w:t> centro_&lt;&gt;NEW.Centro </w:t>
        </w:r>
        <w:r w:rsidRPr="006F36D9">
          <w:rPr>
            <w:rFonts w:ascii="Consolas" w:eastAsia="Times New Roman" w:hAnsi="Consolas" w:cs="Times New Roman"/>
            <w:b/>
            <w:bCs/>
            <w:color w:val="006699"/>
            <w:sz w:val="18"/>
            <w:szCs w:val="18"/>
            <w:bdr w:val="none" w:sz="0" w:space="0" w:color="auto" w:frame="1"/>
            <w:lang w:val="en-US" w:eastAsia="it-IT"/>
            <w:rPrChange w:id="640" w:author="Utente" w:date="2017-11-19T23:20:00Z">
              <w:rPr>
                <w:rFonts w:ascii="Consolas" w:eastAsia="Times New Roman" w:hAnsi="Consolas" w:cs="Times New Roman"/>
                <w:b/>
                <w:bCs/>
                <w:color w:val="006699"/>
                <w:sz w:val="18"/>
                <w:szCs w:val="18"/>
                <w:bdr w:val="none" w:sz="0" w:space="0" w:color="auto" w:frame="1"/>
                <w:lang w:eastAsia="it-IT"/>
              </w:rPr>
            </w:rPrChange>
          </w:rPr>
          <w:t>THEN</w:t>
        </w:r>
        <w:r w:rsidRPr="006F36D9">
          <w:rPr>
            <w:rFonts w:ascii="Consolas" w:eastAsia="Times New Roman" w:hAnsi="Consolas" w:cs="Times New Roman"/>
            <w:color w:val="000000"/>
            <w:sz w:val="18"/>
            <w:szCs w:val="18"/>
            <w:bdr w:val="none" w:sz="0" w:space="0" w:color="auto" w:frame="1"/>
            <w:lang w:val="en-US" w:eastAsia="it-IT"/>
            <w:rPrChange w:id="641" w:author="Utente" w:date="2017-11-19T23:20:00Z">
              <w:rPr>
                <w:rFonts w:ascii="Consolas" w:eastAsia="Times New Roman" w:hAnsi="Consolas" w:cs="Times New Roman"/>
                <w:color w:val="000000"/>
                <w:sz w:val="18"/>
                <w:szCs w:val="18"/>
                <w:bdr w:val="none" w:sz="0" w:space="0" w:color="auto" w:frame="1"/>
                <w:lang w:eastAsia="it-IT"/>
              </w:rPr>
            </w:rPrChange>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42" w:author="Utente" w:date="2017-11-19T23:20:00Z"/>
          <w:rFonts w:ascii="Consolas" w:eastAsia="Times New Roman" w:hAnsi="Consolas" w:cs="Times New Roman"/>
          <w:color w:val="5C5C5C"/>
          <w:sz w:val="18"/>
          <w:szCs w:val="18"/>
          <w:lang w:eastAsia="it-IT"/>
        </w:rPr>
      </w:pPr>
      <w:ins w:id="643" w:author="Utente" w:date="2017-11-19T23:20:00Z">
        <w:r w:rsidRPr="006F36D9">
          <w:rPr>
            <w:rFonts w:ascii="Consolas" w:eastAsia="Times New Roman" w:hAnsi="Consolas" w:cs="Times New Roman"/>
            <w:color w:val="000000"/>
            <w:sz w:val="18"/>
            <w:szCs w:val="18"/>
            <w:bdr w:val="none" w:sz="0" w:space="0" w:color="auto" w:frame="1"/>
            <w:lang w:val="en-US" w:eastAsia="it-IT"/>
            <w:rPrChange w:id="644" w:author="Utente" w:date="2017-11-19T23:20: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color w:val="000000"/>
            <w:sz w:val="18"/>
            <w:szCs w:val="18"/>
            <w:bdr w:val="none" w:sz="0" w:space="0" w:color="auto" w:frame="1"/>
            <w:lang w:eastAsia="it-IT"/>
          </w:rPr>
          <w:t>SIGNAL SQLSTATE </w:t>
        </w:r>
        <w:r w:rsidRPr="006F36D9">
          <w:rPr>
            <w:rFonts w:ascii="Consolas" w:eastAsia="Times New Roman" w:hAnsi="Consolas" w:cs="Times New Roman"/>
            <w:color w:val="0000FF"/>
            <w:sz w:val="18"/>
            <w:szCs w:val="18"/>
            <w:bdr w:val="none" w:sz="0" w:space="0" w:color="auto" w:frame="1"/>
            <w:lang w:eastAsia="it-IT"/>
          </w:rPr>
          <w:t>'45000'</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45" w:author="Utente" w:date="2017-11-19T23:20:00Z"/>
          <w:rFonts w:ascii="Consolas" w:eastAsia="Times New Roman" w:hAnsi="Consolas" w:cs="Times New Roman"/>
          <w:color w:val="5C5C5C"/>
          <w:sz w:val="18"/>
          <w:szCs w:val="18"/>
          <w:lang w:eastAsia="it-IT"/>
        </w:rPr>
      </w:pPr>
      <w:ins w:id="646"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SET</w:t>
        </w:r>
        <w:r w:rsidRPr="006F36D9">
          <w:rPr>
            <w:rFonts w:ascii="Consolas" w:eastAsia="Times New Roman" w:hAnsi="Consolas" w:cs="Times New Roman"/>
            <w:color w:val="000000"/>
            <w:sz w:val="18"/>
            <w:szCs w:val="18"/>
            <w:bdr w:val="none" w:sz="0" w:space="0" w:color="auto" w:frame="1"/>
            <w:lang w:eastAsia="it-IT"/>
          </w:rPr>
          <w:t> MESSAGE_TEXT = </w:t>
        </w:r>
        <w:r w:rsidRPr="006F36D9">
          <w:rPr>
            <w:rFonts w:ascii="Consolas" w:eastAsia="Times New Roman" w:hAnsi="Consolas" w:cs="Times New Roman"/>
            <w:color w:val="0000FF"/>
            <w:sz w:val="18"/>
            <w:szCs w:val="18"/>
            <w:bdr w:val="none" w:sz="0" w:space="0" w:color="auto" w:frame="1"/>
            <w:lang w:eastAsia="it-IT"/>
          </w:rPr>
          <w:t>"Un dipendente non puo' lavorare in centri diversi nello stesso giorno"</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47" w:author="Utente" w:date="2017-11-19T23:20:00Z"/>
          <w:rFonts w:ascii="Consolas" w:eastAsia="Times New Roman" w:hAnsi="Consolas" w:cs="Times New Roman"/>
          <w:color w:val="5C5C5C"/>
          <w:sz w:val="18"/>
          <w:szCs w:val="18"/>
          <w:lang w:eastAsia="it-IT"/>
        </w:rPr>
      </w:pPr>
      <w:ins w:id="648"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IF;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49" w:author="Utente" w:date="2017-11-19T23:20:00Z"/>
          <w:rFonts w:ascii="Consolas" w:eastAsia="Times New Roman" w:hAnsi="Consolas" w:cs="Times New Roman"/>
          <w:color w:val="5C5C5C"/>
          <w:sz w:val="18"/>
          <w:szCs w:val="18"/>
          <w:lang w:eastAsia="it-IT"/>
        </w:rPr>
      </w:pPr>
      <w:ins w:id="650"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LOOP preleva;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51" w:author="Utente" w:date="2017-11-19T23:20:00Z"/>
          <w:rFonts w:ascii="Consolas" w:eastAsia="Times New Roman" w:hAnsi="Consolas" w:cs="Times New Roman"/>
          <w:color w:val="5C5C5C"/>
          <w:sz w:val="18"/>
          <w:szCs w:val="18"/>
          <w:lang w:eastAsia="it-IT"/>
        </w:rPr>
      </w:pPr>
      <w:ins w:id="652"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CLOSE</w:t>
        </w:r>
        <w:r w:rsidRPr="006F36D9">
          <w:rPr>
            <w:rFonts w:ascii="Consolas" w:eastAsia="Times New Roman" w:hAnsi="Consolas" w:cs="Times New Roman"/>
            <w:color w:val="000000"/>
            <w:sz w:val="18"/>
            <w:szCs w:val="18"/>
            <w:bdr w:val="none" w:sz="0" w:space="0" w:color="auto" w:frame="1"/>
            <w:lang w:eastAsia="it-IT"/>
          </w:rPr>
          <w:t> cursore;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53" w:author="Utente" w:date="2017-11-19T23:20:00Z"/>
          <w:rFonts w:ascii="Consolas" w:eastAsia="Times New Roman" w:hAnsi="Consolas" w:cs="Times New Roman"/>
          <w:color w:val="5C5C5C"/>
          <w:sz w:val="18"/>
          <w:szCs w:val="18"/>
          <w:lang w:eastAsia="it-IT"/>
        </w:rPr>
      </w:pPr>
      <w:ins w:id="654" w:author="Utente" w:date="2017-11-19T23:20: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6"/>
        </w:numPr>
        <w:pBdr>
          <w:left w:val="single" w:sz="18" w:space="0" w:color="6CE26C"/>
        </w:pBdr>
        <w:shd w:val="clear" w:color="auto" w:fill="F8F8F8"/>
        <w:spacing w:before="0" w:beforeAutospacing="1" w:after="0" w:afterAutospacing="1" w:line="210" w:lineRule="atLeast"/>
        <w:rPr>
          <w:ins w:id="655" w:author="Utente" w:date="2017-11-19T23:20:00Z"/>
          <w:rFonts w:ascii="Consolas" w:eastAsia="Times New Roman" w:hAnsi="Consolas" w:cs="Times New Roman"/>
          <w:color w:val="5C5C5C"/>
          <w:sz w:val="18"/>
          <w:szCs w:val="18"/>
          <w:lang w:eastAsia="it-IT"/>
        </w:rPr>
      </w:pPr>
      <w:ins w:id="656" w:author="Utente" w:date="2017-11-19T23:20: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  </w:t>
        </w:r>
      </w:ins>
    </w:p>
    <w:p w:rsidR="006F36D9" w:rsidRPr="006F36D9" w:rsidRDefault="006F36D9" w:rsidP="006F36D9">
      <w:pPr>
        <w:numPr>
          <w:ilvl w:val="0"/>
          <w:numId w:val="56"/>
        </w:numPr>
        <w:pBdr>
          <w:left w:val="single" w:sz="18" w:space="0" w:color="6CE26C"/>
        </w:pBdr>
        <w:shd w:val="clear" w:color="auto" w:fill="FFFFFF"/>
        <w:spacing w:before="0" w:beforeAutospacing="1" w:after="0" w:afterAutospacing="1" w:line="210" w:lineRule="atLeast"/>
        <w:rPr>
          <w:ins w:id="657" w:author="Utente" w:date="2017-11-19T23:20:00Z"/>
          <w:rFonts w:ascii="Consolas" w:eastAsia="Times New Roman" w:hAnsi="Consolas" w:cs="Times New Roman"/>
          <w:color w:val="5C5C5C"/>
          <w:sz w:val="18"/>
          <w:szCs w:val="18"/>
          <w:lang w:eastAsia="it-IT"/>
        </w:rPr>
      </w:pPr>
      <w:ins w:id="658" w:author="Utente" w:date="2017-11-19T23:20:00Z">
        <w:r w:rsidRPr="006F36D9">
          <w:rPr>
            <w:rFonts w:ascii="Consolas" w:eastAsia="Times New Roman" w:hAnsi="Consolas" w:cs="Times New Roman"/>
            <w:color w:val="000000"/>
            <w:sz w:val="18"/>
            <w:szCs w:val="18"/>
            <w:bdr w:val="none" w:sz="0" w:space="0" w:color="auto" w:frame="1"/>
            <w:lang w:eastAsia="it-IT"/>
          </w:rPr>
          <w:t>DELIMITER ;  </w:t>
        </w:r>
      </w:ins>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attraverso un </w:t>
      </w:r>
      <w:r w:rsidRPr="009D376A">
        <w:rPr>
          <w:b/>
          <w:lang w:eastAsia="it-IT"/>
        </w:rPr>
        <w:t>trigger</w:t>
      </w:r>
      <w:r w:rsidRPr="007A5AA7">
        <w:rPr>
          <w:lang w:eastAsia="it-IT"/>
        </w:rPr>
        <w:t xml:space="preserve"> esegue alcuni controlli riguardanti la turnazione del personale:</w:t>
      </w:r>
    </w:p>
    <w:p w:rsidR="007A5AA7" w:rsidRPr="007A5AA7" w:rsidRDefault="007A5AA7" w:rsidP="00DF652C">
      <w:pPr>
        <w:pStyle w:val="ListParagraph"/>
        <w:numPr>
          <w:ilvl w:val="0"/>
          <w:numId w:val="49"/>
        </w:numPr>
        <w:rPr>
          <w:lang w:eastAsia="it-IT"/>
        </w:rPr>
      </w:pPr>
      <w:r w:rsidRPr="007A5AA7">
        <w:rPr>
          <w:i/>
          <w:lang w:eastAsia="it-IT"/>
        </w:rPr>
        <w:t>L’orario di inizio del turno non deve essere maggiore dell’orario di fine del turno</w:t>
      </w:r>
      <w:r w:rsidRPr="007A5AA7">
        <w:rPr>
          <w:lang w:eastAsia="it-IT"/>
        </w:rPr>
        <w:t xml:space="preserve"> (considerando che un turno non possa includere due giorni consecutivi, ma che si debba conclud</w:t>
      </w:r>
      <w:r w:rsidR="009D376A">
        <w:rPr>
          <w:lang w:eastAsia="it-IT"/>
        </w:rPr>
        <w:t>ere almeno entro la mezzanotte).</w:t>
      </w:r>
    </w:p>
    <w:p w:rsidR="007A5AA7" w:rsidRPr="007A5AA7" w:rsidRDefault="007A5AA7" w:rsidP="00DF652C">
      <w:pPr>
        <w:pStyle w:val="ListParagraph"/>
        <w:numPr>
          <w:ilvl w:val="0"/>
          <w:numId w:val="49"/>
        </w:numPr>
        <w:rPr>
          <w:lang w:eastAsia="it-IT"/>
        </w:rPr>
      </w:pPr>
      <w:r w:rsidRPr="007A5AA7">
        <w:rPr>
          <w:i/>
          <w:lang w:eastAsia="it-IT"/>
        </w:rPr>
        <w:t>Il dipendente non deve superare le 8 ore lavorative</w:t>
      </w:r>
      <w:r w:rsidR="009D376A">
        <w:rPr>
          <w:lang w:eastAsia="it-IT"/>
        </w:rPr>
        <w:t xml:space="preserve"> durante l’arco della giornata.</w:t>
      </w:r>
    </w:p>
    <w:p w:rsidR="007A5AA7" w:rsidRPr="007A5AA7" w:rsidRDefault="007A5AA7" w:rsidP="00DF652C">
      <w:pPr>
        <w:pStyle w:val="ListParagraph"/>
        <w:numPr>
          <w:ilvl w:val="0"/>
          <w:numId w:val="49"/>
        </w:numPr>
        <w:rPr>
          <w:lang w:eastAsia="it-IT"/>
        </w:rPr>
      </w:pPr>
      <w:r w:rsidRPr="007A5AA7">
        <w:rPr>
          <w:i/>
          <w:lang w:eastAsia="it-IT"/>
        </w:rPr>
        <w:t>Non ci devono essere fasce orarie sovrapposte</w:t>
      </w:r>
      <w:r w:rsidRPr="007A5AA7">
        <w:rPr>
          <w:lang w:eastAsia="it-IT"/>
        </w:rPr>
        <w:t>: l’orario di inizio e di fine</w:t>
      </w:r>
      <w:r>
        <w:rPr>
          <w:lang w:eastAsia="it-IT"/>
        </w:rPr>
        <w:t xml:space="preserve"> turno</w:t>
      </w:r>
      <w:r w:rsidRPr="007A5AA7">
        <w:rPr>
          <w:lang w:eastAsia="it-IT"/>
        </w:rPr>
        <w:t xml:space="preserve"> </w:t>
      </w:r>
      <w:r>
        <w:rPr>
          <w:lang w:eastAsia="it-IT"/>
        </w:rPr>
        <w:t xml:space="preserve">di un dipendente </w:t>
      </w:r>
      <w:r w:rsidRPr="007A5AA7">
        <w:rPr>
          <w:lang w:eastAsia="it-IT"/>
        </w:rPr>
        <w:t>non dev</w:t>
      </w:r>
      <w:r>
        <w:rPr>
          <w:lang w:eastAsia="it-IT"/>
        </w:rPr>
        <w:t>e</w:t>
      </w:r>
      <w:r w:rsidRPr="007A5AA7">
        <w:rPr>
          <w:lang w:eastAsia="it-IT"/>
        </w:rPr>
        <w:t xml:space="preserve"> </w:t>
      </w:r>
      <w:r>
        <w:rPr>
          <w:lang w:eastAsia="it-IT"/>
        </w:rPr>
        <w:t xml:space="preserve">sovrapporsi ad </w:t>
      </w:r>
      <w:r w:rsidRPr="007A5AA7">
        <w:rPr>
          <w:lang w:eastAsia="it-IT"/>
        </w:rPr>
        <w:t>un’altra fascia oraria</w:t>
      </w:r>
      <w:r>
        <w:rPr>
          <w:lang w:eastAsia="it-IT"/>
        </w:rPr>
        <w:t xml:space="preserve"> in cui e di turno lo stesso.</w:t>
      </w:r>
    </w:p>
    <w:p w:rsidR="007A5AA7" w:rsidRPr="007A5AA7" w:rsidRDefault="007A5AA7" w:rsidP="00DF652C">
      <w:pPr>
        <w:pStyle w:val="ListParagraph"/>
        <w:numPr>
          <w:ilvl w:val="0"/>
          <w:numId w:val="49"/>
        </w:numPr>
        <w:rPr>
          <w:lang w:eastAsia="it-IT"/>
        </w:rPr>
      </w:pPr>
      <w:r w:rsidRPr="007A5AA7">
        <w:rPr>
          <w:i/>
          <w:lang w:eastAsia="it-IT"/>
        </w:rPr>
        <w:lastRenderedPageBreak/>
        <w:t>Un dipendente non può lavorare in centri diversi nello stesso giorno</w:t>
      </w:r>
      <w:r w:rsidRPr="007A5AA7">
        <w:rPr>
          <w:lang w:eastAsia="it-IT"/>
        </w:rPr>
        <w:t>, ossia non devono esistere fasce orarie con centro diverso da quello che stiamo inserendo</w:t>
      </w:r>
      <w:r w:rsidR="009D376A">
        <w:rPr>
          <w:lang w:eastAsia="it-IT"/>
        </w:rPr>
        <w:t xml:space="preserve"> per lo stesso giorno.</w:t>
      </w:r>
    </w:p>
    <w:p w:rsidR="007A5AA7" w:rsidRPr="007A5AA7" w:rsidRDefault="0016062D" w:rsidP="007A5AA7">
      <w:pPr>
        <w:rPr>
          <w:lang w:eastAsia="it-IT"/>
        </w:rPr>
      </w:pPr>
      <w:r w:rsidRPr="007A5AA7">
        <w:rPr>
          <w:lang w:eastAsia="it-IT"/>
        </w:rPr>
        <w:t>È</w:t>
      </w:r>
      <w:r w:rsidR="007A5AA7" w:rsidRPr="007A5AA7">
        <w:rPr>
          <w:lang w:eastAsia="it-IT"/>
        </w:rPr>
        <w:t xml:space="preserve"> stato ritenuto particolarmente conveniente il passaggio da </w:t>
      </w:r>
      <w:r w:rsidR="007A5AA7" w:rsidRPr="007A5AA7">
        <w:rPr>
          <w:b/>
          <w:lang w:eastAsia="it-IT"/>
        </w:rPr>
        <w:t>TIME</w:t>
      </w:r>
      <w:r w:rsidR="007A5AA7" w:rsidRPr="007A5AA7">
        <w:rPr>
          <w:lang w:eastAsia="it-IT"/>
        </w:rPr>
        <w:t xml:space="preserve"> a </w:t>
      </w:r>
      <w:r w:rsidR="007A5AA7" w:rsidRPr="007A5AA7">
        <w:rPr>
          <w:b/>
          <w:lang w:eastAsia="it-IT"/>
        </w:rPr>
        <w:t>INT</w:t>
      </w:r>
      <w:r w:rsidR="007A5AA7" w:rsidRPr="007A5AA7">
        <w:rPr>
          <w:lang w:eastAsia="it-IT"/>
        </w:rPr>
        <w:t xml:space="preserve"> attraverso la funzione </w:t>
      </w:r>
      <w:r w:rsidR="007A5AA7" w:rsidRPr="007A5AA7">
        <w:rPr>
          <w:b/>
          <w:lang w:eastAsia="it-IT"/>
        </w:rPr>
        <w:t>TIME_TO_SEC()</w:t>
      </w:r>
      <w:r w:rsidR="007A5AA7" w:rsidRPr="007A5AA7">
        <w:rPr>
          <w:lang w:eastAsia="it-IT"/>
        </w:rPr>
        <w:t>, in modo tale da non avere problemi durante le operazioni algebriche e di confronto.</w:t>
      </w:r>
    </w:p>
    <w:p w:rsidR="007A5AA7" w:rsidRPr="007A5AA7" w:rsidRDefault="007A5AA7" w:rsidP="007A5AA7">
      <w:pPr>
        <w:pStyle w:val="Heading3"/>
        <w:rPr>
          <w:lang w:eastAsia="it-IT"/>
        </w:rPr>
      </w:pPr>
      <w:bookmarkStart w:id="659" w:name="_Toc498878198"/>
      <w:r w:rsidRPr="007A5AA7">
        <w:rPr>
          <w:lang w:eastAsia="it-IT"/>
        </w:rPr>
        <w:t>Scheda di allenamento</w:t>
      </w:r>
      <w:bookmarkEnd w:id="659"/>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60" w:author="Utente" w:date="2017-11-19T23:18:00Z"/>
          <w:rFonts w:ascii="Consolas" w:eastAsia="Times New Roman" w:hAnsi="Consolas" w:cs="Times New Roman"/>
          <w:color w:val="5C5C5C"/>
          <w:sz w:val="18"/>
          <w:szCs w:val="18"/>
          <w:lang w:eastAsia="it-IT"/>
        </w:rPr>
      </w:pPr>
      <w:del w:id="661" w:author="Utente" w:date="2017-11-19T23:18:00Z">
        <w:r w:rsidRPr="007A5AA7" w:rsidDel="00595ACD">
          <w:rPr>
            <w:rFonts w:ascii="Consolas" w:eastAsia="Times New Roman" w:hAnsi="Consolas" w:cs="Times New Roman"/>
            <w:b/>
            <w:bCs/>
            <w:color w:val="006699"/>
            <w:sz w:val="18"/>
            <w:szCs w:val="18"/>
            <w:bdr w:val="none" w:sz="0" w:space="0" w:color="auto" w:frame="1"/>
            <w:lang w:eastAsia="it-IT"/>
          </w:rPr>
          <w:delText>DROP</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TRIGGER</w:delText>
        </w:r>
        <w:r w:rsidRPr="007A5AA7" w:rsidDel="00595ACD">
          <w:rPr>
            <w:rFonts w:ascii="Consolas" w:eastAsia="Times New Roman" w:hAnsi="Consolas" w:cs="Times New Roman"/>
            <w:color w:val="000000"/>
            <w:sz w:val="18"/>
            <w:szCs w:val="18"/>
            <w:bdr w:val="none" w:sz="0" w:space="0" w:color="auto" w:frame="1"/>
            <w:lang w:eastAsia="it-IT"/>
          </w:rPr>
          <w:delText> IF EXISTS `Progetto`.`vincoli_scheda_allenamento`;  </w:delText>
        </w:r>
      </w:del>
    </w:p>
    <w:p w:rsidR="007A5AA7" w:rsidRPr="007A5AA7" w:rsidDel="00595ACD" w:rsidRDefault="007A5AA7" w:rsidP="00DF652C">
      <w:pPr>
        <w:numPr>
          <w:ilvl w:val="0"/>
          <w:numId w:val="45"/>
        </w:numPr>
        <w:pBdr>
          <w:left w:val="single" w:sz="18" w:space="0" w:color="6CE26C"/>
        </w:pBdr>
        <w:shd w:val="clear" w:color="auto" w:fill="F8F8F8"/>
        <w:spacing w:before="0" w:beforeAutospacing="1" w:after="0" w:afterAutospacing="1" w:line="210" w:lineRule="atLeast"/>
        <w:rPr>
          <w:del w:id="662" w:author="Utente" w:date="2017-11-19T23:18:00Z"/>
          <w:rFonts w:ascii="Consolas" w:eastAsia="Times New Roman" w:hAnsi="Consolas" w:cs="Times New Roman"/>
          <w:color w:val="5C5C5C"/>
          <w:sz w:val="18"/>
          <w:szCs w:val="18"/>
          <w:lang w:eastAsia="it-IT"/>
        </w:rPr>
      </w:pPr>
      <w:del w:id="663"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DELIMITER $$  </w:delText>
        </w:r>
      </w:del>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64" w:author="Utente" w:date="2017-11-19T23:18:00Z"/>
          <w:rFonts w:ascii="Consolas" w:eastAsia="Times New Roman" w:hAnsi="Consolas" w:cs="Times New Roman"/>
          <w:color w:val="5C5C5C"/>
          <w:sz w:val="18"/>
          <w:szCs w:val="18"/>
          <w:lang w:eastAsia="it-IT"/>
        </w:rPr>
      </w:pPr>
      <w:del w:id="665"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USE `Progetto`$$  </w:delText>
        </w:r>
      </w:del>
    </w:p>
    <w:p w:rsidR="007A5AA7" w:rsidRPr="007A5AA7" w:rsidDel="00595ACD" w:rsidRDefault="007A5AA7" w:rsidP="00DF652C">
      <w:pPr>
        <w:numPr>
          <w:ilvl w:val="0"/>
          <w:numId w:val="45"/>
        </w:numPr>
        <w:pBdr>
          <w:left w:val="single" w:sz="18" w:space="0" w:color="6CE26C"/>
        </w:pBdr>
        <w:shd w:val="clear" w:color="auto" w:fill="F8F8F8"/>
        <w:spacing w:before="0" w:beforeAutospacing="1" w:after="0" w:afterAutospacing="1" w:line="210" w:lineRule="atLeast"/>
        <w:rPr>
          <w:del w:id="666" w:author="Utente" w:date="2017-11-19T23:18:00Z"/>
          <w:rFonts w:ascii="Consolas" w:eastAsia="Times New Roman" w:hAnsi="Consolas" w:cs="Times New Roman"/>
          <w:color w:val="5C5C5C"/>
          <w:sz w:val="18"/>
          <w:szCs w:val="18"/>
          <w:lang w:eastAsia="it-IT"/>
        </w:rPr>
      </w:pPr>
      <w:del w:id="667" w:author="Utente" w:date="2017-11-19T23:18:00Z">
        <w:r w:rsidRPr="007A5AA7" w:rsidDel="00595ACD">
          <w:rPr>
            <w:rFonts w:ascii="Consolas" w:eastAsia="Times New Roman" w:hAnsi="Consolas" w:cs="Times New Roman"/>
            <w:b/>
            <w:bCs/>
            <w:color w:val="006699"/>
            <w:sz w:val="18"/>
            <w:szCs w:val="18"/>
            <w:bdr w:val="none" w:sz="0" w:space="0" w:color="auto" w:frame="1"/>
            <w:lang w:eastAsia="it-IT"/>
          </w:rPr>
          <w:delText>CREATE</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TRIGGER</w:delText>
        </w:r>
        <w:r w:rsidRPr="007A5AA7" w:rsidDel="00595ACD">
          <w:rPr>
            <w:rFonts w:ascii="Consolas" w:eastAsia="Times New Roman" w:hAnsi="Consolas" w:cs="Times New Roman"/>
            <w:color w:val="000000"/>
            <w:sz w:val="18"/>
            <w:szCs w:val="18"/>
            <w:bdr w:val="none" w:sz="0" w:space="0" w:color="auto" w:frame="1"/>
            <w:lang w:eastAsia="it-IT"/>
          </w:rPr>
          <w:delText> `vincoli_scheda_allenamento`  </w:delText>
        </w:r>
      </w:del>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68" w:author="Utente" w:date="2017-11-19T23:18:00Z"/>
          <w:rFonts w:ascii="Consolas" w:eastAsia="Times New Roman" w:hAnsi="Consolas" w:cs="Times New Roman"/>
          <w:color w:val="5C5C5C"/>
          <w:sz w:val="18"/>
          <w:szCs w:val="18"/>
          <w:lang w:eastAsia="it-IT"/>
        </w:rPr>
      </w:pPr>
      <w:del w:id="669"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BEFORE </w:delText>
        </w:r>
        <w:r w:rsidRPr="007A5AA7" w:rsidDel="00595ACD">
          <w:rPr>
            <w:rFonts w:ascii="Consolas" w:eastAsia="Times New Roman" w:hAnsi="Consolas" w:cs="Times New Roman"/>
            <w:b/>
            <w:bCs/>
            <w:color w:val="006699"/>
            <w:sz w:val="18"/>
            <w:szCs w:val="18"/>
            <w:bdr w:val="none" w:sz="0" w:space="0" w:color="auto" w:frame="1"/>
            <w:lang w:eastAsia="it-IT"/>
          </w:rPr>
          <w:delText>INSERT</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ON</w:delText>
        </w:r>
        <w:r w:rsidRPr="007A5AA7" w:rsidDel="00595ACD">
          <w:rPr>
            <w:rFonts w:ascii="Consolas" w:eastAsia="Times New Roman" w:hAnsi="Consolas" w:cs="Times New Roman"/>
            <w:color w:val="000000"/>
            <w:sz w:val="18"/>
            <w:szCs w:val="18"/>
            <w:bdr w:val="none" w:sz="0" w:space="0" w:color="auto" w:frame="1"/>
            <w:lang w:eastAsia="it-IT"/>
          </w:rPr>
          <w:delText> Scheda_allenamento  </w:delText>
        </w:r>
      </w:del>
    </w:p>
    <w:p w:rsidR="007A5AA7" w:rsidRPr="007A5AA7" w:rsidDel="00595ACD" w:rsidRDefault="007A5AA7" w:rsidP="00DF652C">
      <w:pPr>
        <w:numPr>
          <w:ilvl w:val="0"/>
          <w:numId w:val="45"/>
        </w:numPr>
        <w:pBdr>
          <w:left w:val="single" w:sz="18" w:space="0" w:color="6CE26C"/>
        </w:pBdr>
        <w:shd w:val="clear" w:color="auto" w:fill="F8F8F8"/>
        <w:spacing w:before="0" w:beforeAutospacing="1" w:after="0" w:afterAutospacing="1" w:line="210" w:lineRule="atLeast"/>
        <w:rPr>
          <w:del w:id="670" w:author="Utente" w:date="2017-11-19T23:18:00Z"/>
          <w:rFonts w:ascii="Consolas" w:eastAsia="Times New Roman" w:hAnsi="Consolas" w:cs="Times New Roman"/>
          <w:color w:val="5C5C5C"/>
          <w:sz w:val="18"/>
          <w:szCs w:val="18"/>
          <w:lang w:eastAsia="it-IT"/>
        </w:rPr>
      </w:pPr>
      <w:del w:id="671" w:author="Utente" w:date="2017-11-19T23:18:00Z">
        <w:r w:rsidRPr="007A5AA7" w:rsidDel="00595ACD">
          <w:rPr>
            <w:rFonts w:ascii="Consolas" w:eastAsia="Times New Roman" w:hAnsi="Consolas" w:cs="Times New Roman"/>
            <w:b/>
            <w:bCs/>
            <w:color w:val="006699"/>
            <w:sz w:val="18"/>
            <w:szCs w:val="18"/>
            <w:bdr w:val="none" w:sz="0" w:space="0" w:color="auto" w:frame="1"/>
            <w:lang w:eastAsia="it-IT"/>
          </w:rPr>
          <w:delText>FOR</w:delText>
        </w:r>
        <w:r w:rsidRPr="007A5AA7" w:rsidDel="00595ACD">
          <w:rPr>
            <w:rFonts w:ascii="Consolas" w:eastAsia="Times New Roman" w:hAnsi="Consolas" w:cs="Times New Roman"/>
            <w:color w:val="000000"/>
            <w:sz w:val="18"/>
            <w:szCs w:val="18"/>
            <w:bdr w:val="none" w:sz="0" w:space="0" w:color="auto" w:frame="1"/>
            <w:lang w:eastAsia="it-IT"/>
          </w:rPr>
          <w:delText> EACH ROW  </w:delText>
        </w:r>
      </w:del>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72" w:author="Utente" w:date="2017-11-19T23:18:00Z"/>
          <w:rFonts w:ascii="Consolas" w:eastAsia="Times New Roman" w:hAnsi="Consolas" w:cs="Times New Roman"/>
          <w:color w:val="5C5C5C"/>
          <w:sz w:val="18"/>
          <w:szCs w:val="18"/>
          <w:lang w:eastAsia="it-IT"/>
        </w:rPr>
      </w:pPr>
      <w:del w:id="673"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BEGIN</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5"/>
        </w:numPr>
        <w:pBdr>
          <w:left w:val="single" w:sz="18" w:space="0" w:color="6CE26C"/>
        </w:pBdr>
        <w:shd w:val="clear" w:color="auto" w:fill="F8F8F8"/>
        <w:spacing w:before="0" w:beforeAutospacing="1" w:after="0" w:afterAutospacing="1" w:line="210" w:lineRule="atLeast"/>
        <w:rPr>
          <w:del w:id="674" w:author="Utente" w:date="2017-11-19T23:18:00Z"/>
          <w:rFonts w:ascii="Consolas" w:eastAsia="Times New Roman" w:hAnsi="Consolas" w:cs="Times New Roman"/>
          <w:color w:val="5C5C5C"/>
          <w:sz w:val="18"/>
          <w:szCs w:val="18"/>
          <w:lang w:eastAsia="it-IT"/>
        </w:rPr>
      </w:pPr>
      <w:del w:id="675"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76" w:author="Utente" w:date="2017-11-19T23:18:00Z"/>
          <w:rFonts w:ascii="Consolas" w:eastAsia="Times New Roman" w:hAnsi="Consolas" w:cs="Times New Roman"/>
          <w:color w:val="5C5C5C"/>
          <w:sz w:val="18"/>
          <w:szCs w:val="18"/>
          <w:lang w:val="en-US" w:eastAsia="it-IT"/>
        </w:rPr>
      </w:pPr>
      <w:del w:id="677" w:author="Utente" w:date="2017-11-19T23:18:00Z">
        <w:r w:rsidRPr="007A5AA7" w:rsidDel="00595ACD">
          <w:rPr>
            <w:rFonts w:ascii="Consolas" w:eastAsia="Times New Roman" w:hAnsi="Consolas" w:cs="Times New Roman"/>
            <w:color w:val="000000"/>
            <w:sz w:val="18"/>
            <w:szCs w:val="18"/>
            <w:bdr w:val="none" w:sz="0" w:space="0" w:color="auto" w:frame="1"/>
            <w:lang w:val="en-US" w:eastAsia="it-IT"/>
          </w:rPr>
          <w:delText>        IF NEW.`Data inizio`&gt;=NEW.`Data fine` </w:delText>
        </w:r>
        <w:r w:rsidRPr="007A5AA7" w:rsidDel="00595ACD">
          <w:rPr>
            <w:rFonts w:ascii="Consolas" w:eastAsia="Times New Roman" w:hAnsi="Consolas" w:cs="Times New Roman"/>
            <w:b/>
            <w:bCs/>
            <w:color w:val="006699"/>
            <w:sz w:val="18"/>
            <w:szCs w:val="18"/>
            <w:bdr w:val="none" w:sz="0" w:space="0" w:color="auto" w:frame="1"/>
            <w:lang w:val="en-US" w:eastAsia="it-IT"/>
          </w:rPr>
          <w:delText>THEN</w:delText>
        </w:r>
        <w:r w:rsidRPr="007A5AA7" w:rsidDel="00595ACD">
          <w:rPr>
            <w:rFonts w:ascii="Consolas" w:eastAsia="Times New Roman" w:hAnsi="Consolas" w:cs="Times New Roman"/>
            <w:color w:val="000000"/>
            <w:sz w:val="18"/>
            <w:szCs w:val="18"/>
            <w:bdr w:val="none" w:sz="0" w:space="0" w:color="auto" w:frame="1"/>
            <w:lang w:val="en-US" w:eastAsia="it-IT"/>
          </w:rPr>
          <w:delText>  </w:delText>
        </w:r>
      </w:del>
    </w:p>
    <w:p w:rsidR="007A5AA7" w:rsidRPr="007A5AA7" w:rsidDel="00595ACD" w:rsidRDefault="007A5AA7" w:rsidP="00DF652C">
      <w:pPr>
        <w:numPr>
          <w:ilvl w:val="0"/>
          <w:numId w:val="45"/>
        </w:numPr>
        <w:pBdr>
          <w:left w:val="single" w:sz="18" w:space="0" w:color="6CE26C"/>
        </w:pBdr>
        <w:shd w:val="clear" w:color="auto" w:fill="F8F8F8"/>
        <w:spacing w:before="0" w:beforeAutospacing="1" w:after="0" w:afterAutospacing="1" w:line="210" w:lineRule="atLeast"/>
        <w:rPr>
          <w:del w:id="678" w:author="Utente" w:date="2017-11-19T23:18:00Z"/>
          <w:rFonts w:ascii="Consolas" w:eastAsia="Times New Roman" w:hAnsi="Consolas" w:cs="Times New Roman"/>
          <w:color w:val="5C5C5C"/>
          <w:sz w:val="18"/>
          <w:szCs w:val="18"/>
          <w:lang w:eastAsia="it-IT"/>
        </w:rPr>
      </w:pPr>
      <w:del w:id="679" w:author="Utente" w:date="2017-11-19T23:18:00Z">
        <w:r w:rsidRPr="007A5AA7" w:rsidDel="00595ACD">
          <w:rPr>
            <w:rFonts w:ascii="Consolas" w:eastAsia="Times New Roman" w:hAnsi="Consolas" w:cs="Times New Roman"/>
            <w:color w:val="000000"/>
            <w:sz w:val="18"/>
            <w:szCs w:val="18"/>
            <w:bdr w:val="none" w:sz="0" w:space="0" w:color="auto" w:frame="1"/>
            <w:lang w:val="en-US" w:eastAsia="it-IT"/>
          </w:rPr>
          <w:delText>            </w:delText>
        </w:r>
        <w:r w:rsidRPr="007A5AA7" w:rsidDel="00595ACD">
          <w:rPr>
            <w:rFonts w:ascii="Consolas" w:eastAsia="Times New Roman" w:hAnsi="Consolas" w:cs="Times New Roman"/>
            <w:color w:val="000000"/>
            <w:sz w:val="18"/>
            <w:szCs w:val="18"/>
            <w:bdr w:val="none" w:sz="0" w:space="0" w:color="auto" w:frame="1"/>
            <w:lang w:eastAsia="it-IT"/>
          </w:rPr>
          <w:delText>SIGNAL SQLSTATE </w:delText>
        </w:r>
        <w:r w:rsidRPr="007A5AA7" w:rsidDel="00595ACD">
          <w:rPr>
            <w:rFonts w:ascii="Consolas" w:eastAsia="Times New Roman" w:hAnsi="Consolas" w:cs="Times New Roman"/>
            <w:color w:val="0000FF"/>
            <w:sz w:val="18"/>
            <w:szCs w:val="18"/>
            <w:bdr w:val="none" w:sz="0" w:space="0" w:color="auto" w:frame="1"/>
            <w:lang w:eastAsia="it-IT"/>
          </w:rPr>
          <w:delText>'45000'</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80" w:author="Utente" w:date="2017-11-19T23:18:00Z"/>
          <w:rFonts w:ascii="Consolas" w:eastAsia="Times New Roman" w:hAnsi="Consolas" w:cs="Times New Roman"/>
          <w:color w:val="5C5C5C"/>
          <w:sz w:val="18"/>
          <w:szCs w:val="18"/>
          <w:lang w:eastAsia="it-IT"/>
        </w:rPr>
      </w:pPr>
      <w:del w:id="681"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SET</w:delText>
        </w:r>
        <w:r w:rsidRPr="007A5AA7" w:rsidDel="00595ACD">
          <w:rPr>
            <w:rFonts w:ascii="Consolas" w:eastAsia="Times New Roman" w:hAnsi="Consolas" w:cs="Times New Roman"/>
            <w:color w:val="000000"/>
            <w:sz w:val="18"/>
            <w:szCs w:val="18"/>
            <w:bdr w:val="none" w:sz="0" w:space="0" w:color="auto" w:frame="1"/>
            <w:lang w:eastAsia="it-IT"/>
          </w:rPr>
          <w:delText> MESSAGE_TEXT = </w:delText>
        </w:r>
        <w:r w:rsidRPr="007A5AA7" w:rsidDel="00595ACD">
          <w:rPr>
            <w:rFonts w:ascii="Consolas" w:eastAsia="Times New Roman" w:hAnsi="Consolas" w:cs="Times New Roman"/>
            <w:color w:val="0000FF"/>
            <w:sz w:val="18"/>
            <w:szCs w:val="18"/>
            <w:bdr w:val="none" w:sz="0" w:space="0" w:color="auto" w:frame="1"/>
            <w:lang w:eastAsia="it-IT"/>
          </w:rPr>
          <w:delText>"La data della fine della scheda di allenamento</w:delText>
        </w:r>
        <w:r w:rsidR="000466BE" w:rsidDel="00595ACD">
          <w:rPr>
            <w:rFonts w:ascii="Consolas" w:eastAsia="Times New Roman" w:hAnsi="Consolas" w:cs="Times New Roman"/>
            <w:color w:val="0000FF"/>
            <w:sz w:val="18"/>
            <w:szCs w:val="18"/>
            <w:bdr w:val="none" w:sz="0" w:space="0" w:color="auto" w:frame="1"/>
            <w:lang w:eastAsia="it-IT"/>
          </w:rPr>
          <w:delText xml:space="preserve">                                                    </w:delText>
        </w:r>
        <w:r w:rsidRPr="007A5AA7" w:rsidDel="00595ACD">
          <w:rPr>
            <w:rFonts w:ascii="Consolas" w:eastAsia="Times New Roman" w:hAnsi="Consolas" w:cs="Times New Roman"/>
            <w:color w:val="0000FF"/>
            <w:sz w:val="18"/>
            <w:szCs w:val="18"/>
            <w:bdr w:val="none" w:sz="0" w:space="0" w:color="auto" w:frame="1"/>
            <w:lang w:eastAsia="it-IT"/>
          </w:rPr>
          <w:delText> non puo' essere minore di quella di inizio"</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5"/>
        </w:numPr>
        <w:pBdr>
          <w:left w:val="single" w:sz="18" w:space="0" w:color="6CE26C"/>
        </w:pBdr>
        <w:shd w:val="clear" w:color="auto" w:fill="F8F8F8"/>
        <w:spacing w:before="0" w:beforeAutospacing="1" w:after="0" w:afterAutospacing="1" w:line="210" w:lineRule="atLeast"/>
        <w:rPr>
          <w:del w:id="682" w:author="Utente" w:date="2017-11-19T23:18:00Z"/>
          <w:rFonts w:ascii="Consolas" w:eastAsia="Times New Roman" w:hAnsi="Consolas" w:cs="Times New Roman"/>
          <w:color w:val="5C5C5C"/>
          <w:sz w:val="18"/>
          <w:szCs w:val="18"/>
          <w:lang w:eastAsia="it-IT"/>
        </w:rPr>
      </w:pPr>
      <w:del w:id="683"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END</w:delText>
        </w:r>
        <w:r w:rsidRPr="007A5AA7" w:rsidDel="00595ACD">
          <w:rPr>
            <w:rFonts w:ascii="Consolas" w:eastAsia="Times New Roman" w:hAnsi="Consolas" w:cs="Times New Roman"/>
            <w:color w:val="000000"/>
            <w:sz w:val="18"/>
            <w:szCs w:val="18"/>
            <w:bdr w:val="none" w:sz="0" w:space="0" w:color="auto" w:frame="1"/>
            <w:lang w:eastAsia="it-IT"/>
          </w:rPr>
          <w:delText> IF;  </w:delText>
        </w:r>
      </w:del>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84" w:author="Utente" w:date="2017-11-19T23:18:00Z"/>
          <w:rFonts w:ascii="Consolas" w:eastAsia="Times New Roman" w:hAnsi="Consolas" w:cs="Times New Roman"/>
          <w:color w:val="5C5C5C"/>
          <w:sz w:val="18"/>
          <w:szCs w:val="18"/>
          <w:lang w:eastAsia="it-IT"/>
        </w:rPr>
      </w:pPr>
      <w:del w:id="685"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5"/>
        </w:numPr>
        <w:pBdr>
          <w:left w:val="single" w:sz="18" w:space="0" w:color="6CE26C"/>
        </w:pBdr>
        <w:shd w:val="clear" w:color="auto" w:fill="F8F8F8"/>
        <w:spacing w:before="0" w:beforeAutospacing="1" w:after="0" w:afterAutospacing="1" w:line="210" w:lineRule="atLeast"/>
        <w:rPr>
          <w:del w:id="686" w:author="Utente" w:date="2017-11-19T23:18:00Z"/>
          <w:rFonts w:ascii="Consolas" w:eastAsia="Times New Roman" w:hAnsi="Consolas" w:cs="Times New Roman"/>
          <w:color w:val="5C5C5C"/>
          <w:sz w:val="18"/>
          <w:szCs w:val="18"/>
          <w:lang w:eastAsia="it-IT"/>
        </w:rPr>
      </w:pPr>
      <w:del w:id="687"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END</w:delText>
        </w:r>
        <w:r w:rsidRPr="007A5AA7" w:rsidDel="00595ACD">
          <w:rPr>
            <w:rFonts w:ascii="Consolas" w:eastAsia="Times New Roman" w:hAnsi="Consolas" w:cs="Times New Roman"/>
            <w:color w:val="000000"/>
            <w:sz w:val="18"/>
            <w:szCs w:val="18"/>
            <w:bdr w:val="none" w:sz="0" w:space="0" w:color="auto" w:frame="1"/>
            <w:lang w:eastAsia="it-IT"/>
          </w:rPr>
          <w:delText> $$  </w:delText>
        </w:r>
      </w:del>
    </w:p>
    <w:p w:rsidR="007A5AA7" w:rsidRPr="007A5AA7" w:rsidDel="00595ACD" w:rsidRDefault="007A5AA7" w:rsidP="00DF652C">
      <w:pPr>
        <w:numPr>
          <w:ilvl w:val="0"/>
          <w:numId w:val="45"/>
        </w:numPr>
        <w:pBdr>
          <w:left w:val="single" w:sz="18" w:space="0" w:color="6CE26C"/>
        </w:pBdr>
        <w:shd w:val="clear" w:color="auto" w:fill="FFFFFF"/>
        <w:spacing w:before="0" w:beforeAutospacing="1" w:after="0" w:afterAutospacing="1" w:line="210" w:lineRule="atLeast"/>
        <w:rPr>
          <w:del w:id="688" w:author="Utente" w:date="2017-11-19T23:18:00Z"/>
          <w:rFonts w:ascii="Consolas" w:eastAsia="Times New Roman" w:hAnsi="Consolas" w:cs="Times New Roman"/>
          <w:color w:val="5C5C5C"/>
          <w:sz w:val="18"/>
          <w:szCs w:val="18"/>
          <w:lang w:eastAsia="it-IT"/>
        </w:rPr>
      </w:pPr>
      <w:del w:id="689" w:author="Utente" w:date="2017-11-19T23:18:00Z">
        <w:r w:rsidRPr="007A5AA7" w:rsidDel="00595ACD">
          <w:rPr>
            <w:rFonts w:ascii="Consolas" w:eastAsia="Times New Roman" w:hAnsi="Consolas" w:cs="Times New Roman"/>
            <w:color w:val="000000"/>
            <w:sz w:val="18"/>
            <w:szCs w:val="18"/>
            <w:bdr w:val="none" w:sz="0" w:space="0" w:color="auto" w:frame="1"/>
            <w:lang w:eastAsia="it-IT"/>
          </w:rPr>
          <w:delText>DELIMITER ;  </w:delText>
        </w:r>
      </w:del>
    </w:p>
    <w:p w:rsidR="00595ACD" w:rsidRDefault="00595ACD" w:rsidP="007A5AA7">
      <w:pPr>
        <w:rPr>
          <w:ins w:id="690" w:author="Utente" w:date="2017-11-19T23:18:00Z"/>
          <w:lang w:eastAsia="it-IT"/>
        </w:rPr>
      </w:pPr>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691" w:author="Utente" w:date="2017-11-19T23:18:00Z"/>
          <w:rFonts w:ascii="Consolas" w:eastAsia="Times New Roman" w:hAnsi="Consolas" w:cs="Times New Roman"/>
          <w:color w:val="5C5C5C"/>
          <w:sz w:val="18"/>
          <w:szCs w:val="18"/>
          <w:lang w:eastAsia="it-IT"/>
        </w:rPr>
      </w:pPr>
      <w:ins w:id="692" w:author="Utente" w:date="2017-11-19T23:18:00Z">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693" w:author="Utente" w:date="2017-11-19T23:18:00Z"/>
          <w:rFonts w:ascii="Consolas" w:eastAsia="Times New Roman" w:hAnsi="Consolas" w:cs="Times New Roman"/>
          <w:color w:val="5C5C5C"/>
          <w:sz w:val="18"/>
          <w:szCs w:val="18"/>
          <w:lang w:eastAsia="it-IT"/>
        </w:rPr>
      </w:pPr>
      <w:ins w:id="694" w:author="Utente" w:date="2017-11-19T23:18:00Z">
        <w:r w:rsidRPr="00595ACD">
          <w:rPr>
            <w:rFonts w:ascii="Consolas" w:eastAsia="Times New Roman" w:hAnsi="Consolas" w:cs="Times New Roman"/>
            <w:color w:val="008200"/>
            <w:sz w:val="18"/>
            <w:szCs w:val="18"/>
            <w:bdr w:val="none" w:sz="0" w:space="0" w:color="auto" w:frame="1"/>
            <w:lang w:eastAsia="it-IT"/>
          </w:rPr>
          <w:t>-- Vincolo scheda allenamento</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695" w:author="Utente" w:date="2017-11-19T23:18:00Z"/>
          <w:rFonts w:ascii="Consolas" w:eastAsia="Times New Roman" w:hAnsi="Consolas" w:cs="Times New Roman"/>
          <w:color w:val="5C5C5C"/>
          <w:sz w:val="18"/>
          <w:szCs w:val="18"/>
          <w:lang w:eastAsia="it-IT"/>
        </w:rPr>
      </w:pPr>
      <w:ins w:id="696" w:author="Utente" w:date="2017-11-19T23:18:00Z">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697" w:author="Utente" w:date="2017-11-19T23:18:00Z"/>
          <w:rFonts w:ascii="Consolas" w:eastAsia="Times New Roman" w:hAnsi="Consolas" w:cs="Times New Roman"/>
          <w:color w:val="5C5C5C"/>
          <w:sz w:val="18"/>
          <w:szCs w:val="18"/>
          <w:lang w:eastAsia="it-IT"/>
        </w:rPr>
      </w:pPr>
      <w:ins w:id="698" w:author="Utente" w:date="2017-11-19T23:18:00Z">
        <w:r w:rsidRPr="00595ACD">
          <w:rPr>
            <w:rFonts w:ascii="Consolas" w:eastAsia="Times New Roman" w:hAnsi="Consolas" w:cs="Times New Roman"/>
            <w:b/>
            <w:bCs/>
            <w:color w:val="006699"/>
            <w:sz w:val="18"/>
            <w:szCs w:val="18"/>
            <w:bdr w:val="none" w:sz="0" w:space="0" w:color="auto" w:frame="1"/>
            <w:lang w:eastAsia="it-IT"/>
          </w:rPr>
          <w:t>DROP</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TRIGGER</w:t>
        </w:r>
        <w:r w:rsidRPr="00595ACD">
          <w:rPr>
            <w:rFonts w:ascii="Consolas" w:eastAsia="Times New Roman" w:hAnsi="Consolas" w:cs="Times New Roman"/>
            <w:color w:val="000000"/>
            <w:sz w:val="18"/>
            <w:szCs w:val="18"/>
            <w:bdr w:val="none" w:sz="0" w:space="0" w:color="auto" w:frame="1"/>
            <w:lang w:eastAsia="it-IT"/>
          </w:rPr>
          <w:t> IF EXISTS `Progetto`.`vincoli_scheda_allenamento`;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699" w:author="Utente" w:date="2017-11-19T23:18:00Z"/>
          <w:rFonts w:ascii="Consolas" w:eastAsia="Times New Roman" w:hAnsi="Consolas" w:cs="Times New Roman"/>
          <w:color w:val="5C5C5C"/>
          <w:sz w:val="18"/>
          <w:szCs w:val="18"/>
          <w:lang w:eastAsia="it-IT"/>
        </w:rPr>
      </w:pPr>
      <w:ins w:id="700" w:author="Utente" w:date="2017-11-19T23:18:00Z">
        <w:r w:rsidRPr="00595ACD">
          <w:rPr>
            <w:rFonts w:ascii="Consolas" w:eastAsia="Times New Roman" w:hAnsi="Consolas" w:cs="Times New Roman"/>
            <w:color w:val="000000"/>
            <w:sz w:val="18"/>
            <w:szCs w:val="18"/>
            <w:bdr w:val="none" w:sz="0" w:space="0" w:color="auto" w:frame="1"/>
            <w:lang w:eastAsia="it-IT"/>
          </w:rPr>
          <w:t>DELIMITER $$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701" w:author="Utente" w:date="2017-11-19T23:18:00Z"/>
          <w:rFonts w:ascii="Consolas" w:eastAsia="Times New Roman" w:hAnsi="Consolas" w:cs="Times New Roman"/>
          <w:color w:val="5C5C5C"/>
          <w:sz w:val="18"/>
          <w:szCs w:val="18"/>
          <w:lang w:eastAsia="it-IT"/>
        </w:rPr>
      </w:pPr>
      <w:ins w:id="702" w:author="Utente" w:date="2017-11-19T23:18:00Z">
        <w:r w:rsidRPr="00595ACD">
          <w:rPr>
            <w:rFonts w:ascii="Consolas" w:eastAsia="Times New Roman" w:hAnsi="Consolas" w:cs="Times New Roman"/>
            <w:color w:val="000000"/>
            <w:sz w:val="18"/>
            <w:szCs w:val="18"/>
            <w:bdr w:val="none" w:sz="0" w:space="0" w:color="auto" w:frame="1"/>
            <w:lang w:eastAsia="it-IT"/>
          </w:rPr>
          <w:t>USE `Progetto`$$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703" w:author="Utente" w:date="2017-11-19T23:18:00Z"/>
          <w:rFonts w:ascii="Consolas" w:eastAsia="Times New Roman" w:hAnsi="Consolas" w:cs="Times New Roman"/>
          <w:color w:val="5C5C5C"/>
          <w:sz w:val="18"/>
          <w:szCs w:val="18"/>
          <w:lang w:eastAsia="it-IT"/>
        </w:rPr>
      </w:pPr>
      <w:ins w:id="704" w:author="Utente" w:date="2017-11-19T23:18:00Z">
        <w:r w:rsidRPr="00595ACD">
          <w:rPr>
            <w:rFonts w:ascii="Consolas" w:eastAsia="Times New Roman" w:hAnsi="Consolas" w:cs="Times New Roman"/>
            <w:b/>
            <w:bCs/>
            <w:color w:val="006699"/>
            <w:sz w:val="18"/>
            <w:szCs w:val="18"/>
            <w:bdr w:val="none" w:sz="0" w:space="0" w:color="auto" w:frame="1"/>
            <w:lang w:eastAsia="it-IT"/>
          </w:rPr>
          <w:t>CREATE</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TRIGGER</w:t>
        </w:r>
        <w:r w:rsidRPr="00595ACD">
          <w:rPr>
            <w:rFonts w:ascii="Consolas" w:eastAsia="Times New Roman" w:hAnsi="Consolas" w:cs="Times New Roman"/>
            <w:color w:val="000000"/>
            <w:sz w:val="18"/>
            <w:szCs w:val="18"/>
            <w:bdr w:val="none" w:sz="0" w:space="0" w:color="auto" w:frame="1"/>
            <w:lang w:eastAsia="it-IT"/>
          </w:rPr>
          <w:t> `vincoli_scheda_allenamento`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705" w:author="Utente" w:date="2017-11-19T23:18:00Z"/>
          <w:rFonts w:ascii="Consolas" w:eastAsia="Times New Roman" w:hAnsi="Consolas" w:cs="Times New Roman"/>
          <w:color w:val="5C5C5C"/>
          <w:sz w:val="18"/>
          <w:szCs w:val="18"/>
          <w:lang w:eastAsia="it-IT"/>
        </w:rPr>
      </w:pPr>
      <w:ins w:id="706" w:author="Utente" w:date="2017-11-19T23:18:00Z">
        <w:r w:rsidRPr="00595ACD">
          <w:rPr>
            <w:rFonts w:ascii="Consolas" w:eastAsia="Times New Roman" w:hAnsi="Consolas" w:cs="Times New Roman"/>
            <w:color w:val="000000"/>
            <w:sz w:val="18"/>
            <w:szCs w:val="18"/>
            <w:bdr w:val="none" w:sz="0" w:space="0" w:color="auto" w:frame="1"/>
            <w:lang w:eastAsia="it-IT"/>
          </w:rPr>
          <w:t>BEFORE </w:t>
        </w:r>
        <w:r w:rsidRPr="00595ACD">
          <w:rPr>
            <w:rFonts w:ascii="Consolas" w:eastAsia="Times New Roman" w:hAnsi="Consolas" w:cs="Times New Roman"/>
            <w:b/>
            <w:bCs/>
            <w:color w:val="006699"/>
            <w:sz w:val="18"/>
            <w:szCs w:val="18"/>
            <w:bdr w:val="none" w:sz="0" w:space="0" w:color="auto" w:frame="1"/>
            <w:lang w:eastAsia="it-IT"/>
          </w:rPr>
          <w:t>INSERT</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ON</w:t>
        </w:r>
        <w:r w:rsidRPr="00595ACD">
          <w:rPr>
            <w:rFonts w:ascii="Consolas" w:eastAsia="Times New Roman" w:hAnsi="Consolas" w:cs="Times New Roman"/>
            <w:color w:val="000000"/>
            <w:sz w:val="18"/>
            <w:szCs w:val="18"/>
            <w:bdr w:val="none" w:sz="0" w:space="0" w:color="auto" w:frame="1"/>
            <w:lang w:eastAsia="it-IT"/>
          </w:rPr>
          <w:t> Scheda_allenamento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707" w:author="Utente" w:date="2017-11-19T23:18:00Z"/>
          <w:rFonts w:ascii="Consolas" w:eastAsia="Times New Roman" w:hAnsi="Consolas" w:cs="Times New Roman"/>
          <w:color w:val="5C5C5C"/>
          <w:sz w:val="18"/>
          <w:szCs w:val="18"/>
          <w:lang w:eastAsia="it-IT"/>
        </w:rPr>
      </w:pPr>
      <w:ins w:id="708" w:author="Utente" w:date="2017-11-19T23:18:00Z">
        <w:r w:rsidRPr="00595ACD">
          <w:rPr>
            <w:rFonts w:ascii="Consolas" w:eastAsia="Times New Roman" w:hAnsi="Consolas" w:cs="Times New Roman"/>
            <w:b/>
            <w:bCs/>
            <w:color w:val="006699"/>
            <w:sz w:val="18"/>
            <w:szCs w:val="18"/>
            <w:bdr w:val="none" w:sz="0" w:space="0" w:color="auto" w:frame="1"/>
            <w:lang w:eastAsia="it-IT"/>
          </w:rPr>
          <w:t>FOR</w:t>
        </w:r>
        <w:r w:rsidRPr="00595ACD">
          <w:rPr>
            <w:rFonts w:ascii="Consolas" w:eastAsia="Times New Roman" w:hAnsi="Consolas" w:cs="Times New Roman"/>
            <w:color w:val="000000"/>
            <w:sz w:val="18"/>
            <w:szCs w:val="18"/>
            <w:bdr w:val="none" w:sz="0" w:space="0" w:color="auto" w:frame="1"/>
            <w:lang w:eastAsia="it-IT"/>
          </w:rPr>
          <w:t> EACH ROW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709" w:author="Utente" w:date="2017-11-19T23:18:00Z"/>
          <w:rFonts w:ascii="Consolas" w:eastAsia="Times New Roman" w:hAnsi="Consolas" w:cs="Times New Roman"/>
          <w:color w:val="5C5C5C"/>
          <w:sz w:val="18"/>
          <w:szCs w:val="18"/>
          <w:lang w:eastAsia="it-IT"/>
        </w:rPr>
      </w:pPr>
      <w:ins w:id="710" w:author="Utente" w:date="2017-11-19T23:18: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BEGIN</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711" w:author="Utente" w:date="2017-11-19T23:18:00Z"/>
          <w:rFonts w:ascii="Consolas" w:eastAsia="Times New Roman" w:hAnsi="Consolas" w:cs="Times New Roman"/>
          <w:color w:val="5C5C5C"/>
          <w:sz w:val="18"/>
          <w:szCs w:val="18"/>
          <w:lang w:eastAsia="it-IT"/>
        </w:rPr>
      </w:pPr>
      <w:ins w:id="712" w:author="Utente" w:date="2017-11-19T23:18:00Z">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713" w:author="Utente" w:date="2017-11-19T23:18:00Z"/>
          <w:rFonts w:ascii="Consolas" w:eastAsia="Times New Roman" w:hAnsi="Consolas" w:cs="Times New Roman"/>
          <w:color w:val="5C5C5C"/>
          <w:sz w:val="18"/>
          <w:szCs w:val="18"/>
          <w:lang w:val="en-US" w:eastAsia="it-IT"/>
          <w:rPrChange w:id="714" w:author="Utente" w:date="2017-11-19T23:18:00Z">
            <w:rPr>
              <w:ins w:id="715" w:author="Utente" w:date="2017-11-19T23:18:00Z"/>
              <w:rFonts w:ascii="Consolas" w:eastAsia="Times New Roman" w:hAnsi="Consolas" w:cs="Times New Roman"/>
              <w:color w:val="5C5C5C"/>
              <w:sz w:val="18"/>
              <w:szCs w:val="18"/>
              <w:lang w:eastAsia="it-IT"/>
            </w:rPr>
          </w:rPrChange>
        </w:rPr>
      </w:pPr>
      <w:ins w:id="716" w:author="Utente" w:date="2017-11-19T23:18:00Z">
        <w:r w:rsidRPr="00595ACD">
          <w:rPr>
            <w:rFonts w:ascii="Consolas" w:eastAsia="Times New Roman" w:hAnsi="Consolas" w:cs="Times New Roman"/>
            <w:color w:val="000000"/>
            <w:sz w:val="18"/>
            <w:szCs w:val="18"/>
            <w:bdr w:val="none" w:sz="0" w:space="0" w:color="auto" w:frame="1"/>
            <w:lang w:val="en-US" w:eastAsia="it-IT"/>
            <w:rPrChange w:id="717" w:author="Utente" w:date="2017-11-19T23:18:00Z">
              <w:rPr>
                <w:rFonts w:ascii="Consolas" w:eastAsia="Times New Roman" w:hAnsi="Consolas" w:cs="Times New Roman"/>
                <w:color w:val="000000"/>
                <w:sz w:val="18"/>
                <w:szCs w:val="18"/>
                <w:bdr w:val="none" w:sz="0" w:space="0" w:color="auto" w:frame="1"/>
                <w:lang w:eastAsia="it-IT"/>
              </w:rPr>
            </w:rPrChange>
          </w:rPr>
          <w:t>        IF NEW.`Data inizio`&gt;=NEW.`Data fine` </w:t>
        </w:r>
        <w:r w:rsidRPr="00595ACD">
          <w:rPr>
            <w:rFonts w:ascii="Consolas" w:eastAsia="Times New Roman" w:hAnsi="Consolas" w:cs="Times New Roman"/>
            <w:b/>
            <w:bCs/>
            <w:color w:val="006699"/>
            <w:sz w:val="18"/>
            <w:szCs w:val="18"/>
            <w:bdr w:val="none" w:sz="0" w:space="0" w:color="auto" w:frame="1"/>
            <w:lang w:val="en-US" w:eastAsia="it-IT"/>
            <w:rPrChange w:id="718" w:author="Utente" w:date="2017-11-19T23:18:00Z">
              <w:rPr>
                <w:rFonts w:ascii="Consolas" w:eastAsia="Times New Roman" w:hAnsi="Consolas" w:cs="Times New Roman"/>
                <w:b/>
                <w:bCs/>
                <w:color w:val="006699"/>
                <w:sz w:val="18"/>
                <w:szCs w:val="18"/>
                <w:bdr w:val="none" w:sz="0" w:space="0" w:color="auto" w:frame="1"/>
                <w:lang w:eastAsia="it-IT"/>
              </w:rPr>
            </w:rPrChange>
          </w:rPr>
          <w:t>THEN</w:t>
        </w:r>
        <w:r w:rsidRPr="00595ACD">
          <w:rPr>
            <w:rFonts w:ascii="Consolas" w:eastAsia="Times New Roman" w:hAnsi="Consolas" w:cs="Times New Roman"/>
            <w:color w:val="000000"/>
            <w:sz w:val="18"/>
            <w:szCs w:val="18"/>
            <w:bdr w:val="none" w:sz="0" w:space="0" w:color="auto" w:frame="1"/>
            <w:lang w:val="en-US" w:eastAsia="it-IT"/>
            <w:rPrChange w:id="719" w:author="Utente" w:date="2017-11-19T23:18:00Z">
              <w:rPr>
                <w:rFonts w:ascii="Consolas" w:eastAsia="Times New Roman" w:hAnsi="Consolas" w:cs="Times New Roman"/>
                <w:color w:val="000000"/>
                <w:sz w:val="18"/>
                <w:szCs w:val="18"/>
                <w:bdr w:val="none" w:sz="0" w:space="0" w:color="auto" w:frame="1"/>
                <w:lang w:eastAsia="it-IT"/>
              </w:rPr>
            </w:rPrChange>
          </w:rPr>
          <w:t>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720" w:author="Utente" w:date="2017-11-19T23:18:00Z"/>
          <w:rFonts w:ascii="Consolas" w:eastAsia="Times New Roman" w:hAnsi="Consolas" w:cs="Times New Roman"/>
          <w:color w:val="5C5C5C"/>
          <w:sz w:val="18"/>
          <w:szCs w:val="18"/>
          <w:lang w:eastAsia="it-IT"/>
        </w:rPr>
      </w:pPr>
      <w:ins w:id="721" w:author="Utente" w:date="2017-11-19T23:18:00Z">
        <w:r w:rsidRPr="00595ACD">
          <w:rPr>
            <w:rFonts w:ascii="Consolas" w:eastAsia="Times New Roman" w:hAnsi="Consolas" w:cs="Times New Roman"/>
            <w:color w:val="000000"/>
            <w:sz w:val="18"/>
            <w:szCs w:val="18"/>
            <w:bdr w:val="none" w:sz="0" w:space="0" w:color="auto" w:frame="1"/>
            <w:lang w:val="en-US" w:eastAsia="it-IT"/>
            <w:rPrChange w:id="722" w:author="Utente" w:date="2017-11-19T23:18:00Z">
              <w:rPr>
                <w:rFonts w:ascii="Consolas" w:eastAsia="Times New Roman" w:hAnsi="Consolas" w:cs="Times New Roman"/>
                <w:color w:val="000000"/>
                <w:sz w:val="18"/>
                <w:szCs w:val="18"/>
                <w:bdr w:val="none" w:sz="0" w:space="0" w:color="auto" w:frame="1"/>
                <w:lang w:eastAsia="it-IT"/>
              </w:rPr>
            </w:rPrChange>
          </w:rPr>
          <w:t>            </w:t>
        </w:r>
        <w:r w:rsidRPr="00595ACD">
          <w:rPr>
            <w:rFonts w:ascii="Consolas" w:eastAsia="Times New Roman" w:hAnsi="Consolas" w:cs="Times New Roman"/>
            <w:color w:val="000000"/>
            <w:sz w:val="18"/>
            <w:szCs w:val="18"/>
            <w:bdr w:val="none" w:sz="0" w:space="0" w:color="auto" w:frame="1"/>
            <w:lang w:eastAsia="it-IT"/>
          </w:rPr>
          <w:t>SIGNAL SQLSTATE </w:t>
        </w:r>
        <w:r w:rsidRPr="00595ACD">
          <w:rPr>
            <w:rFonts w:ascii="Consolas" w:eastAsia="Times New Roman" w:hAnsi="Consolas" w:cs="Times New Roman"/>
            <w:color w:val="0000FF"/>
            <w:sz w:val="18"/>
            <w:szCs w:val="18"/>
            <w:bdr w:val="none" w:sz="0" w:space="0" w:color="auto" w:frame="1"/>
            <w:lang w:eastAsia="it-IT"/>
          </w:rPr>
          <w:t>'45000'</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723" w:author="Utente" w:date="2017-11-19T23:18:00Z"/>
          <w:rFonts w:ascii="Consolas" w:eastAsia="Times New Roman" w:hAnsi="Consolas" w:cs="Times New Roman"/>
          <w:color w:val="5C5C5C"/>
          <w:sz w:val="18"/>
          <w:szCs w:val="18"/>
          <w:lang w:eastAsia="it-IT"/>
        </w:rPr>
      </w:pPr>
      <w:ins w:id="724" w:author="Utente" w:date="2017-11-19T23:18: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SET</w:t>
        </w:r>
        <w:r w:rsidRPr="00595ACD">
          <w:rPr>
            <w:rFonts w:ascii="Consolas" w:eastAsia="Times New Roman" w:hAnsi="Consolas" w:cs="Times New Roman"/>
            <w:color w:val="000000"/>
            <w:sz w:val="18"/>
            <w:szCs w:val="18"/>
            <w:bdr w:val="none" w:sz="0" w:space="0" w:color="auto" w:frame="1"/>
            <w:lang w:eastAsia="it-IT"/>
          </w:rPr>
          <w:t> MESSAGE_TEXT = </w:t>
        </w:r>
        <w:r w:rsidRPr="00595ACD">
          <w:rPr>
            <w:rFonts w:ascii="Consolas" w:eastAsia="Times New Roman" w:hAnsi="Consolas" w:cs="Times New Roman"/>
            <w:color w:val="0000FF"/>
            <w:sz w:val="18"/>
            <w:szCs w:val="18"/>
            <w:bdr w:val="none" w:sz="0" w:space="0" w:color="auto" w:frame="1"/>
            <w:lang w:eastAsia="it-IT"/>
          </w:rPr>
          <w:t>"La data della fine della scheda di allenamento non puo' essere minore di quella di inizio"</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725" w:author="Utente" w:date="2017-11-19T23:18:00Z"/>
          <w:rFonts w:ascii="Consolas" w:eastAsia="Times New Roman" w:hAnsi="Consolas" w:cs="Times New Roman"/>
          <w:color w:val="5C5C5C"/>
          <w:sz w:val="18"/>
          <w:szCs w:val="18"/>
          <w:lang w:eastAsia="it-IT"/>
        </w:rPr>
      </w:pPr>
      <w:ins w:id="726" w:author="Utente" w:date="2017-11-19T23:18: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END</w:t>
        </w:r>
        <w:r w:rsidRPr="00595ACD">
          <w:rPr>
            <w:rFonts w:ascii="Consolas" w:eastAsia="Times New Roman" w:hAnsi="Consolas" w:cs="Times New Roman"/>
            <w:color w:val="000000"/>
            <w:sz w:val="18"/>
            <w:szCs w:val="18"/>
            <w:bdr w:val="none" w:sz="0" w:space="0" w:color="auto" w:frame="1"/>
            <w:lang w:eastAsia="it-IT"/>
          </w:rPr>
          <w:t> IF;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727" w:author="Utente" w:date="2017-11-19T23:18:00Z"/>
          <w:rFonts w:ascii="Consolas" w:eastAsia="Times New Roman" w:hAnsi="Consolas" w:cs="Times New Roman"/>
          <w:color w:val="5C5C5C"/>
          <w:sz w:val="18"/>
          <w:szCs w:val="18"/>
          <w:lang w:eastAsia="it-IT"/>
        </w:rPr>
      </w:pPr>
      <w:ins w:id="728" w:author="Utente" w:date="2017-11-19T23:18:00Z">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5"/>
        </w:numPr>
        <w:pBdr>
          <w:left w:val="single" w:sz="18" w:space="0" w:color="6CE26C"/>
        </w:pBdr>
        <w:shd w:val="clear" w:color="auto" w:fill="FFFFFF"/>
        <w:spacing w:before="0" w:beforeAutospacing="1" w:after="0" w:afterAutospacing="1" w:line="210" w:lineRule="atLeast"/>
        <w:rPr>
          <w:ins w:id="729" w:author="Utente" w:date="2017-11-19T23:18:00Z"/>
          <w:rFonts w:ascii="Consolas" w:eastAsia="Times New Roman" w:hAnsi="Consolas" w:cs="Times New Roman"/>
          <w:color w:val="5C5C5C"/>
          <w:sz w:val="18"/>
          <w:szCs w:val="18"/>
          <w:lang w:eastAsia="it-IT"/>
        </w:rPr>
      </w:pPr>
      <w:ins w:id="730" w:author="Utente" w:date="2017-11-19T23:18: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END</w:t>
        </w:r>
        <w:r w:rsidRPr="00595ACD">
          <w:rPr>
            <w:rFonts w:ascii="Consolas" w:eastAsia="Times New Roman" w:hAnsi="Consolas" w:cs="Times New Roman"/>
            <w:color w:val="000000"/>
            <w:sz w:val="18"/>
            <w:szCs w:val="18"/>
            <w:bdr w:val="none" w:sz="0" w:space="0" w:color="auto" w:frame="1"/>
            <w:lang w:eastAsia="it-IT"/>
          </w:rPr>
          <w:t> $$  </w:t>
        </w:r>
      </w:ins>
    </w:p>
    <w:p w:rsidR="00595ACD" w:rsidRPr="00595ACD" w:rsidRDefault="00595ACD" w:rsidP="00595ACD">
      <w:pPr>
        <w:numPr>
          <w:ilvl w:val="0"/>
          <w:numId w:val="55"/>
        </w:numPr>
        <w:pBdr>
          <w:left w:val="single" w:sz="18" w:space="0" w:color="6CE26C"/>
        </w:pBdr>
        <w:shd w:val="clear" w:color="auto" w:fill="F8F8F8"/>
        <w:spacing w:before="0" w:beforeAutospacing="1" w:after="0" w:afterAutospacing="1" w:line="210" w:lineRule="atLeast"/>
        <w:rPr>
          <w:ins w:id="731" w:author="Utente" w:date="2017-11-19T23:18:00Z"/>
          <w:rFonts w:ascii="Consolas" w:eastAsia="Times New Roman" w:hAnsi="Consolas" w:cs="Times New Roman"/>
          <w:color w:val="5C5C5C"/>
          <w:sz w:val="18"/>
          <w:szCs w:val="18"/>
          <w:lang w:eastAsia="it-IT"/>
        </w:rPr>
      </w:pPr>
      <w:ins w:id="732" w:author="Utente" w:date="2017-11-19T23:18:00Z">
        <w:r w:rsidRPr="00595ACD">
          <w:rPr>
            <w:rFonts w:ascii="Consolas" w:eastAsia="Times New Roman" w:hAnsi="Consolas" w:cs="Times New Roman"/>
            <w:color w:val="000000"/>
            <w:sz w:val="18"/>
            <w:szCs w:val="18"/>
            <w:bdr w:val="none" w:sz="0" w:space="0" w:color="auto" w:frame="1"/>
            <w:lang w:eastAsia="it-IT"/>
          </w:rPr>
          <w:t>DELIMITER ;  </w:t>
        </w:r>
      </w:ins>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mediante </w:t>
      </w:r>
      <w:r w:rsidRPr="009D376A">
        <w:rPr>
          <w:b/>
          <w:lang w:eastAsia="it-IT"/>
        </w:rPr>
        <w:t>trigger</w:t>
      </w:r>
      <w:r w:rsidRPr="007A5AA7">
        <w:rPr>
          <w:lang w:eastAsia="it-IT"/>
        </w:rPr>
        <w:t xml:space="preserve"> </w:t>
      </w:r>
      <w:r w:rsidRPr="009D376A">
        <w:rPr>
          <w:lang w:eastAsia="it-IT"/>
        </w:rPr>
        <w:t>impone che</w:t>
      </w:r>
      <w:r w:rsidRPr="009D376A">
        <w:rPr>
          <w:i/>
          <w:lang w:eastAsia="it-IT"/>
        </w:rPr>
        <w:t xml:space="preserve"> la data di inizio di una scheda di allenamento sia minore della data di fine della stessa.</w:t>
      </w:r>
    </w:p>
    <w:p w:rsidR="007A5AA7" w:rsidRPr="007A5AA7" w:rsidRDefault="007A5AA7" w:rsidP="007A5AA7">
      <w:pPr>
        <w:pStyle w:val="Heading3"/>
        <w:rPr>
          <w:lang w:eastAsia="it-IT"/>
        </w:rPr>
      </w:pPr>
      <w:bookmarkStart w:id="733" w:name="_Toc498878199"/>
      <w:r w:rsidRPr="007A5AA7">
        <w:rPr>
          <w:lang w:eastAsia="it-IT"/>
        </w:rPr>
        <w:t>Corso</w:t>
      </w:r>
      <w:bookmarkEnd w:id="733"/>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34" w:author="Utente" w:date="2017-11-19T23:17:00Z"/>
          <w:rFonts w:ascii="Consolas" w:eastAsia="Times New Roman" w:hAnsi="Consolas" w:cs="Times New Roman"/>
          <w:color w:val="5C5C5C"/>
          <w:sz w:val="18"/>
          <w:szCs w:val="18"/>
          <w:lang w:eastAsia="it-IT"/>
        </w:rPr>
      </w:pPr>
      <w:del w:id="735" w:author="Utente" w:date="2017-11-19T23:17:00Z">
        <w:r w:rsidRPr="007A5AA7" w:rsidDel="00595ACD">
          <w:rPr>
            <w:rFonts w:ascii="Consolas" w:eastAsia="Times New Roman" w:hAnsi="Consolas" w:cs="Times New Roman"/>
            <w:b/>
            <w:bCs/>
            <w:color w:val="006699"/>
            <w:sz w:val="18"/>
            <w:szCs w:val="18"/>
            <w:bdr w:val="none" w:sz="0" w:space="0" w:color="auto" w:frame="1"/>
            <w:lang w:eastAsia="it-IT"/>
          </w:rPr>
          <w:delText>DROP</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TRIGGER</w:delText>
        </w:r>
        <w:r w:rsidRPr="007A5AA7" w:rsidDel="00595ACD">
          <w:rPr>
            <w:rFonts w:ascii="Consolas" w:eastAsia="Times New Roman" w:hAnsi="Consolas" w:cs="Times New Roman"/>
            <w:color w:val="000000"/>
            <w:sz w:val="18"/>
            <w:szCs w:val="18"/>
            <w:bdr w:val="none" w:sz="0" w:space="0" w:color="auto" w:frame="1"/>
            <w:lang w:eastAsia="it-IT"/>
          </w:rPr>
          <w:delText> IF EXISTS `Progetto`.`vincoli_corso`;  </w:delText>
        </w:r>
      </w:del>
    </w:p>
    <w:p w:rsidR="007A5AA7" w:rsidRPr="007A5AA7" w:rsidDel="00595ACD" w:rsidRDefault="007A5AA7" w:rsidP="00DF652C">
      <w:pPr>
        <w:numPr>
          <w:ilvl w:val="0"/>
          <w:numId w:val="46"/>
        </w:numPr>
        <w:pBdr>
          <w:left w:val="single" w:sz="18" w:space="0" w:color="6CE26C"/>
        </w:pBdr>
        <w:shd w:val="clear" w:color="auto" w:fill="F8F8F8"/>
        <w:spacing w:before="0" w:beforeAutospacing="1" w:after="0" w:afterAutospacing="1" w:line="210" w:lineRule="atLeast"/>
        <w:rPr>
          <w:del w:id="736" w:author="Utente" w:date="2017-11-19T23:17:00Z"/>
          <w:rFonts w:ascii="Consolas" w:eastAsia="Times New Roman" w:hAnsi="Consolas" w:cs="Times New Roman"/>
          <w:color w:val="5C5C5C"/>
          <w:sz w:val="18"/>
          <w:szCs w:val="18"/>
          <w:lang w:eastAsia="it-IT"/>
        </w:rPr>
      </w:pPr>
      <w:del w:id="737"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DELIMITER $$  </w:delText>
        </w:r>
      </w:del>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38" w:author="Utente" w:date="2017-11-19T23:17:00Z"/>
          <w:rFonts w:ascii="Consolas" w:eastAsia="Times New Roman" w:hAnsi="Consolas" w:cs="Times New Roman"/>
          <w:color w:val="5C5C5C"/>
          <w:sz w:val="18"/>
          <w:szCs w:val="18"/>
          <w:lang w:eastAsia="it-IT"/>
        </w:rPr>
      </w:pPr>
      <w:del w:id="739"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USE `Progetto`$$  </w:delText>
        </w:r>
      </w:del>
    </w:p>
    <w:p w:rsidR="007A5AA7" w:rsidRPr="007A5AA7" w:rsidDel="00595ACD" w:rsidRDefault="007A5AA7" w:rsidP="00DF652C">
      <w:pPr>
        <w:numPr>
          <w:ilvl w:val="0"/>
          <w:numId w:val="46"/>
        </w:numPr>
        <w:pBdr>
          <w:left w:val="single" w:sz="18" w:space="0" w:color="6CE26C"/>
        </w:pBdr>
        <w:shd w:val="clear" w:color="auto" w:fill="F8F8F8"/>
        <w:spacing w:before="0" w:beforeAutospacing="1" w:after="0" w:afterAutospacing="1" w:line="210" w:lineRule="atLeast"/>
        <w:rPr>
          <w:del w:id="740" w:author="Utente" w:date="2017-11-19T23:17:00Z"/>
          <w:rFonts w:ascii="Consolas" w:eastAsia="Times New Roman" w:hAnsi="Consolas" w:cs="Times New Roman"/>
          <w:color w:val="5C5C5C"/>
          <w:sz w:val="18"/>
          <w:szCs w:val="18"/>
          <w:lang w:eastAsia="it-IT"/>
        </w:rPr>
      </w:pPr>
      <w:del w:id="741" w:author="Utente" w:date="2017-11-19T23:17:00Z">
        <w:r w:rsidRPr="007A5AA7" w:rsidDel="00595ACD">
          <w:rPr>
            <w:rFonts w:ascii="Consolas" w:eastAsia="Times New Roman" w:hAnsi="Consolas" w:cs="Times New Roman"/>
            <w:b/>
            <w:bCs/>
            <w:color w:val="006699"/>
            <w:sz w:val="18"/>
            <w:szCs w:val="18"/>
            <w:bdr w:val="none" w:sz="0" w:space="0" w:color="auto" w:frame="1"/>
            <w:lang w:eastAsia="it-IT"/>
          </w:rPr>
          <w:delText>CREATE</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TRIGGER</w:delText>
        </w:r>
        <w:r w:rsidRPr="007A5AA7" w:rsidDel="00595ACD">
          <w:rPr>
            <w:rFonts w:ascii="Consolas" w:eastAsia="Times New Roman" w:hAnsi="Consolas" w:cs="Times New Roman"/>
            <w:color w:val="000000"/>
            <w:sz w:val="18"/>
            <w:szCs w:val="18"/>
            <w:bdr w:val="none" w:sz="0" w:space="0" w:color="auto" w:frame="1"/>
            <w:lang w:eastAsia="it-IT"/>
          </w:rPr>
          <w:delText> `vincoli_corso`  </w:delText>
        </w:r>
      </w:del>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42" w:author="Utente" w:date="2017-11-19T23:17:00Z"/>
          <w:rFonts w:ascii="Consolas" w:eastAsia="Times New Roman" w:hAnsi="Consolas" w:cs="Times New Roman"/>
          <w:color w:val="5C5C5C"/>
          <w:sz w:val="18"/>
          <w:szCs w:val="18"/>
          <w:lang w:eastAsia="it-IT"/>
        </w:rPr>
      </w:pPr>
      <w:del w:id="743"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BEFORE </w:delText>
        </w:r>
        <w:r w:rsidRPr="007A5AA7" w:rsidDel="00595ACD">
          <w:rPr>
            <w:rFonts w:ascii="Consolas" w:eastAsia="Times New Roman" w:hAnsi="Consolas" w:cs="Times New Roman"/>
            <w:b/>
            <w:bCs/>
            <w:color w:val="006699"/>
            <w:sz w:val="18"/>
            <w:szCs w:val="18"/>
            <w:bdr w:val="none" w:sz="0" w:space="0" w:color="auto" w:frame="1"/>
            <w:lang w:eastAsia="it-IT"/>
          </w:rPr>
          <w:delText>INSERT</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ON</w:delText>
        </w:r>
        <w:r w:rsidRPr="007A5AA7" w:rsidDel="00595ACD">
          <w:rPr>
            <w:rFonts w:ascii="Consolas" w:eastAsia="Times New Roman" w:hAnsi="Consolas" w:cs="Times New Roman"/>
            <w:color w:val="000000"/>
            <w:sz w:val="18"/>
            <w:szCs w:val="18"/>
            <w:bdr w:val="none" w:sz="0" w:space="0" w:color="auto" w:frame="1"/>
            <w:lang w:eastAsia="it-IT"/>
          </w:rPr>
          <w:delText> Corso  </w:delText>
        </w:r>
      </w:del>
    </w:p>
    <w:p w:rsidR="007A5AA7" w:rsidRPr="007A5AA7" w:rsidDel="00595ACD" w:rsidRDefault="007A5AA7" w:rsidP="00DF652C">
      <w:pPr>
        <w:numPr>
          <w:ilvl w:val="0"/>
          <w:numId w:val="46"/>
        </w:numPr>
        <w:pBdr>
          <w:left w:val="single" w:sz="18" w:space="0" w:color="6CE26C"/>
        </w:pBdr>
        <w:shd w:val="clear" w:color="auto" w:fill="F8F8F8"/>
        <w:spacing w:before="0" w:beforeAutospacing="1" w:after="0" w:afterAutospacing="1" w:line="210" w:lineRule="atLeast"/>
        <w:rPr>
          <w:del w:id="744" w:author="Utente" w:date="2017-11-19T23:17:00Z"/>
          <w:rFonts w:ascii="Consolas" w:eastAsia="Times New Roman" w:hAnsi="Consolas" w:cs="Times New Roman"/>
          <w:color w:val="5C5C5C"/>
          <w:sz w:val="18"/>
          <w:szCs w:val="18"/>
          <w:lang w:eastAsia="it-IT"/>
        </w:rPr>
      </w:pPr>
      <w:del w:id="745" w:author="Utente" w:date="2017-11-19T23:17:00Z">
        <w:r w:rsidRPr="007A5AA7" w:rsidDel="00595ACD">
          <w:rPr>
            <w:rFonts w:ascii="Consolas" w:eastAsia="Times New Roman" w:hAnsi="Consolas" w:cs="Times New Roman"/>
            <w:b/>
            <w:bCs/>
            <w:color w:val="006699"/>
            <w:sz w:val="18"/>
            <w:szCs w:val="18"/>
            <w:bdr w:val="none" w:sz="0" w:space="0" w:color="auto" w:frame="1"/>
            <w:lang w:eastAsia="it-IT"/>
          </w:rPr>
          <w:delText>FOR</w:delText>
        </w:r>
        <w:r w:rsidRPr="007A5AA7" w:rsidDel="00595ACD">
          <w:rPr>
            <w:rFonts w:ascii="Consolas" w:eastAsia="Times New Roman" w:hAnsi="Consolas" w:cs="Times New Roman"/>
            <w:color w:val="000000"/>
            <w:sz w:val="18"/>
            <w:szCs w:val="18"/>
            <w:bdr w:val="none" w:sz="0" w:space="0" w:color="auto" w:frame="1"/>
            <w:lang w:eastAsia="it-IT"/>
          </w:rPr>
          <w:delText> EACH ROW  </w:delText>
        </w:r>
      </w:del>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46" w:author="Utente" w:date="2017-11-19T23:17:00Z"/>
          <w:rFonts w:ascii="Consolas" w:eastAsia="Times New Roman" w:hAnsi="Consolas" w:cs="Times New Roman"/>
          <w:color w:val="5C5C5C"/>
          <w:sz w:val="18"/>
          <w:szCs w:val="18"/>
          <w:lang w:eastAsia="it-IT"/>
        </w:rPr>
      </w:pPr>
      <w:del w:id="747"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BEGIN</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6"/>
        </w:numPr>
        <w:pBdr>
          <w:left w:val="single" w:sz="18" w:space="0" w:color="6CE26C"/>
        </w:pBdr>
        <w:shd w:val="clear" w:color="auto" w:fill="F8F8F8"/>
        <w:spacing w:before="0" w:beforeAutospacing="1" w:after="0" w:afterAutospacing="1" w:line="210" w:lineRule="atLeast"/>
        <w:rPr>
          <w:del w:id="748" w:author="Utente" w:date="2017-11-19T23:17:00Z"/>
          <w:rFonts w:ascii="Consolas" w:eastAsia="Times New Roman" w:hAnsi="Consolas" w:cs="Times New Roman"/>
          <w:color w:val="5C5C5C"/>
          <w:sz w:val="18"/>
          <w:szCs w:val="18"/>
          <w:lang w:eastAsia="it-IT"/>
        </w:rPr>
      </w:pPr>
      <w:del w:id="749"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50" w:author="Utente" w:date="2017-11-19T23:17:00Z"/>
          <w:rFonts w:ascii="Consolas" w:eastAsia="Times New Roman" w:hAnsi="Consolas" w:cs="Times New Roman"/>
          <w:color w:val="5C5C5C"/>
          <w:sz w:val="18"/>
          <w:szCs w:val="18"/>
          <w:lang w:val="en-US" w:eastAsia="it-IT"/>
        </w:rPr>
      </w:pPr>
      <w:del w:id="751" w:author="Utente" w:date="2017-11-19T23:17:00Z">
        <w:r w:rsidRPr="007A5AA7" w:rsidDel="00595ACD">
          <w:rPr>
            <w:rFonts w:ascii="Consolas" w:eastAsia="Times New Roman" w:hAnsi="Consolas" w:cs="Times New Roman"/>
            <w:color w:val="000000"/>
            <w:sz w:val="18"/>
            <w:szCs w:val="18"/>
            <w:bdr w:val="none" w:sz="0" w:space="0" w:color="auto" w:frame="1"/>
            <w:lang w:val="en-US" w:eastAsia="it-IT"/>
          </w:rPr>
          <w:delText>        IF NEW.DataInizio&gt;=NEW.DataFine </w:delText>
        </w:r>
        <w:r w:rsidRPr="007A5AA7" w:rsidDel="00595ACD">
          <w:rPr>
            <w:rFonts w:ascii="Consolas" w:eastAsia="Times New Roman" w:hAnsi="Consolas" w:cs="Times New Roman"/>
            <w:b/>
            <w:bCs/>
            <w:color w:val="006699"/>
            <w:sz w:val="18"/>
            <w:szCs w:val="18"/>
            <w:bdr w:val="none" w:sz="0" w:space="0" w:color="auto" w:frame="1"/>
            <w:lang w:val="en-US" w:eastAsia="it-IT"/>
          </w:rPr>
          <w:delText>THEN</w:delText>
        </w:r>
        <w:r w:rsidRPr="007A5AA7" w:rsidDel="00595ACD">
          <w:rPr>
            <w:rFonts w:ascii="Consolas" w:eastAsia="Times New Roman" w:hAnsi="Consolas" w:cs="Times New Roman"/>
            <w:color w:val="000000"/>
            <w:sz w:val="18"/>
            <w:szCs w:val="18"/>
            <w:bdr w:val="none" w:sz="0" w:space="0" w:color="auto" w:frame="1"/>
            <w:lang w:val="en-US" w:eastAsia="it-IT"/>
          </w:rPr>
          <w:delText>  </w:delText>
        </w:r>
      </w:del>
    </w:p>
    <w:p w:rsidR="007A5AA7" w:rsidRPr="007A5AA7" w:rsidDel="00595ACD" w:rsidRDefault="007A5AA7" w:rsidP="00DF652C">
      <w:pPr>
        <w:numPr>
          <w:ilvl w:val="0"/>
          <w:numId w:val="46"/>
        </w:numPr>
        <w:pBdr>
          <w:left w:val="single" w:sz="18" w:space="0" w:color="6CE26C"/>
        </w:pBdr>
        <w:shd w:val="clear" w:color="auto" w:fill="F8F8F8"/>
        <w:spacing w:before="0" w:beforeAutospacing="1" w:after="0" w:afterAutospacing="1" w:line="210" w:lineRule="atLeast"/>
        <w:rPr>
          <w:del w:id="752" w:author="Utente" w:date="2017-11-19T23:17:00Z"/>
          <w:rFonts w:ascii="Consolas" w:eastAsia="Times New Roman" w:hAnsi="Consolas" w:cs="Times New Roman"/>
          <w:color w:val="5C5C5C"/>
          <w:sz w:val="18"/>
          <w:szCs w:val="18"/>
          <w:lang w:eastAsia="it-IT"/>
        </w:rPr>
      </w:pPr>
      <w:del w:id="753" w:author="Utente" w:date="2017-11-19T23:17:00Z">
        <w:r w:rsidRPr="007A5AA7" w:rsidDel="00595ACD">
          <w:rPr>
            <w:rFonts w:ascii="Consolas" w:eastAsia="Times New Roman" w:hAnsi="Consolas" w:cs="Times New Roman"/>
            <w:color w:val="000000"/>
            <w:sz w:val="18"/>
            <w:szCs w:val="18"/>
            <w:bdr w:val="none" w:sz="0" w:space="0" w:color="auto" w:frame="1"/>
            <w:lang w:val="en-US" w:eastAsia="it-IT"/>
          </w:rPr>
          <w:delText>            </w:delText>
        </w:r>
        <w:r w:rsidRPr="007A5AA7" w:rsidDel="00595ACD">
          <w:rPr>
            <w:rFonts w:ascii="Consolas" w:eastAsia="Times New Roman" w:hAnsi="Consolas" w:cs="Times New Roman"/>
            <w:color w:val="000000"/>
            <w:sz w:val="18"/>
            <w:szCs w:val="18"/>
            <w:bdr w:val="none" w:sz="0" w:space="0" w:color="auto" w:frame="1"/>
            <w:lang w:eastAsia="it-IT"/>
          </w:rPr>
          <w:delText>SIGNAL SQLSTATE </w:delText>
        </w:r>
        <w:r w:rsidRPr="007A5AA7" w:rsidDel="00595ACD">
          <w:rPr>
            <w:rFonts w:ascii="Consolas" w:eastAsia="Times New Roman" w:hAnsi="Consolas" w:cs="Times New Roman"/>
            <w:color w:val="0000FF"/>
            <w:sz w:val="18"/>
            <w:szCs w:val="18"/>
            <w:bdr w:val="none" w:sz="0" w:space="0" w:color="auto" w:frame="1"/>
            <w:lang w:eastAsia="it-IT"/>
          </w:rPr>
          <w:delText>'45000'</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54" w:author="Utente" w:date="2017-11-19T23:17:00Z"/>
          <w:rFonts w:ascii="Consolas" w:eastAsia="Times New Roman" w:hAnsi="Consolas" w:cs="Times New Roman"/>
          <w:color w:val="5C5C5C"/>
          <w:sz w:val="18"/>
          <w:szCs w:val="18"/>
          <w:lang w:eastAsia="it-IT"/>
        </w:rPr>
      </w:pPr>
      <w:del w:id="755"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SET</w:delText>
        </w:r>
        <w:r w:rsidRPr="007A5AA7" w:rsidDel="00595ACD">
          <w:rPr>
            <w:rFonts w:ascii="Consolas" w:eastAsia="Times New Roman" w:hAnsi="Consolas" w:cs="Times New Roman"/>
            <w:color w:val="000000"/>
            <w:sz w:val="18"/>
            <w:szCs w:val="18"/>
            <w:bdr w:val="none" w:sz="0" w:space="0" w:color="auto" w:frame="1"/>
            <w:lang w:eastAsia="it-IT"/>
          </w:rPr>
          <w:delText> MESSAGE_TEXT = </w:delText>
        </w:r>
        <w:r w:rsidRPr="007A5AA7" w:rsidDel="00595ACD">
          <w:rPr>
            <w:rFonts w:ascii="Consolas" w:eastAsia="Times New Roman" w:hAnsi="Consolas" w:cs="Times New Roman"/>
            <w:color w:val="0000FF"/>
            <w:sz w:val="18"/>
            <w:szCs w:val="18"/>
            <w:bdr w:val="none" w:sz="0" w:space="0" w:color="auto" w:frame="1"/>
            <w:lang w:eastAsia="it-IT"/>
          </w:rPr>
          <w:delText>"La data della fine di un corso non puo' essere</w:delText>
        </w:r>
        <w:r w:rsidR="000466BE" w:rsidDel="00595ACD">
          <w:rPr>
            <w:rFonts w:ascii="Consolas" w:eastAsia="Times New Roman" w:hAnsi="Consolas" w:cs="Times New Roman"/>
            <w:color w:val="0000FF"/>
            <w:sz w:val="18"/>
            <w:szCs w:val="18"/>
            <w:bdr w:val="none" w:sz="0" w:space="0" w:color="auto" w:frame="1"/>
            <w:lang w:eastAsia="it-IT"/>
          </w:rPr>
          <w:delText xml:space="preserve">                                                    </w:delText>
        </w:r>
        <w:r w:rsidRPr="007A5AA7" w:rsidDel="00595ACD">
          <w:rPr>
            <w:rFonts w:ascii="Consolas" w:eastAsia="Times New Roman" w:hAnsi="Consolas" w:cs="Times New Roman"/>
            <w:color w:val="0000FF"/>
            <w:sz w:val="18"/>
            <w:szCs w:val="18"/>
            <w:bdr w:val="none" w:sz="0" w:space="0" w:color="auto" w:frame="1"/>
            <w:lang w:eastAsia="it-IT"/>
          </w:rPr>
          <w:delText> minore di quella di inizio"</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6"/>
        </w:numPr>
        <w:pBdr>
          <w:left w:val="single" w:sz="18" w:space="0" w:color="6CE26C"/>
        </w:pBdr>
        <w:shd w:val="clear" w:color="auto" w:fill="F8F8F8"/>
        <w:spacing w:before="0" w:beforeAutospacing="1" w:after="0" w:afterAutospacing="1" w:line="210" w:lineRule="atLeast"/>
        <w:rPr>
          <w:del w:id="756" w:author="Utente" w:date="2017-11-19T23:17:00Z"/>
          <w:rFonts w:ascii="Consolas" w:eastAsia="Times New Roman" w:hAnsi="Consolas" w:cs="Times New Roman"/>
          <w:color w:val="5C5C5C"/>
          <w:sz w:val="18"/>
          <w:szCs w:val="18"/>
          <w:lang w:eastAsia="it-IT"/>
        </w:rPr>
      </w:pPr>
      <w:del w:id="757" w:author="Utente" w:date="2017-11-19T23:17:00Z">
        <w:r w:rsidRPr="007A5AA7" w:rsidDel="00595ACD">
          <w:rPr>
            <w:rFonts w:ascii="Consolas" w:eastAsia="Times New Roman" w:hAnsi="Consolas" w:cs="Times New Roman"/>
            <w:color w:val="000000"/>
            <w:sz w:val="18"/>
            <w:szCs w:val="18"/>
            <w:bdr w:val="none" w:sz="0" w:space="0" w:color="auto" w:frame="1"/>
            <w:lang w:eastAsia="it-IT"/>
          </w:rPr>
          <w:lastRenderedPageBreak/>
          <w:delText>        </w:delText>
        </w:r>
        <w:r w:rsidRPr="007A5AA7" w:rsidDel="00595ACD">
          <w:rPr>
            <w:rFonts w:ascii="Consolas" w:eastAsia="Times New Roman" w:hAnsi="Consolas" w:cs="Times New Roman"/>
            <w:b/>
            <w:bCs/>
            <w:color w:val="006699"/>
            <w:sz w:val="18"/>
            <w:szCs w:val="18"/>
            <w:bdr w:val="none" w:sz="0" w:space="0" w:color="auto" w:frame="1"/>
            <w:lang w:eastAsia="it-IT"/>
          </w:rPr>
          <w:delText>END</w:delText>
        </w:r>
        <w:r w:rsidRPr="007A5AA7" w:rsidDel="00595ACD">
          <w:rPr>
            <w:rFonts w:ascii="Consolas" w:eastAsia="Times New Roman" w:hAnsi="Consolas" w:cs="Times New Roman"/>
            <w:color w:val="000000"/>
            <w:sz w:val="18"/>
            <w:szCs w:val="18"/>
            <w:bdr w:val="none" w:sz="0" w:space="0" w:color="auto" w:frame="1"/>
            <w:lang w:eastAsia="it-IT"/>
          </w:rPr>
          <w:delText> IF;  </w:delText>
        </w:r>
      </w:del>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58" w:author="Utente" w:date="2017-11-19T23:17:00Z"/>
          <w:rFonts w:ascii="Consolas" w:eastAsia="Times New Roman" w:hAnsi="Consolas" w:cs="Times New Roman"/>
          <w:color w:val="5C5C5C"/>
          <w:sz w:val="18"/>
          <w:szCs w:val="18"/>
          <w:lang w:eastAsia="it-IT"/>
        </w:rPr>
      </w:pPr>
      <w:del w:id="759"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6"/>
        </w:numPr>
        <w:pBdr>
          <w:left w:val="single" w:sz="18" w:space="0" w:color="6CE26C"/>
        </w:pBdr>
        <w:shd w:val="clear" w:color="auto" w:fill="F8F8F8"/>
        <w:spacing w:before="0" w:beforeAutospacing="1" w:after="0" w:afterAutospacing="1" w:line="210" w:lineRule="atLeast"/>
        <w:rPr>
          <w:del w:id="760" w:author="Utente" w:date="2017-11-19T23:17:00Z"/>
          <w:rFonts w:ascii="Consolas" w:eastAsia="Times New Roman" w:hAnsi="Consolas" w:cs="Times New Roman"/>
          <w:color w:val="5C5C5C"/>
          <w:sz w:val="18"/>
          <w:szCs w:val="18"/>
          <w:lang w:eastAsia="it-IT"/>
        </w:rPr>
      </w:pPr>
      <w:del w:id="761"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END</w:delText>
        </w:r>
        <w:r w:rsidRPr="007A5AA7" w:rsidDel="00595ACD">
          <w:rPr>
            <w:rFonts w:ascii="Consolas" w:eastAsia="Times New Roman" w:hAnsi="Consolas" w:cs="Times New Roman"/>
            <w:color w:val="000000"/>
            <w:sz w:val="18"/>
            <w:szCs w:val="18"/>
            <w:bdr w:val="none" w:sz="0" w:space="0" w:color="auto" w:frame="1"/>
            <w:lang w:eastAsia="it-IT"/>
          </w:rPr>
          <w:delText> $$  </w:delText>
        </w:r>
      </w:del>
    </w:p>
    <w:p w:rsidR="007A5AA7" w:rsidRPr="007A5AA7" w:rsidDel="00595ACD" w:rsidRDefault="007A5AA7" w:rsidP="00DF652C">
      <w:pPr>
        <w:numPr>
          <w:ilvl w:val="0"/>
          <w:numId w:val="46"/>
        </w:numPr>
        <w:pBdr>
          <w:left w:val="single" w:sz="18" w:space="0" w:color="6CE26C"/>
        </w:pBdr>
        <w:shd w:val="clear" w:color="auto" w:fill="FFFFFF"/>
        <w:spacing w:before="0" w:beforeAutospacing="1" w:after="0" w:afterAutospacing="1" w:line="210" w:lineRule="atLeast"/>
        <w:rPr>
          <w:del w:id="762" w:author="Utente" w:date="2017-11-19T23:17:00Z"/>
          <w:rFonts w:ascii="Consolas" w:eastAsia="Times New Roman" w:hAnsi="Consolas" w:cs="Times New Roman"/>
          <w:color w:val="5C5C5C"/>
          <w:sz w:val="18"/>
          <w:szCs w:val="18"/>
          <w:lang w:eastAsia="it-IT"/>
        </w:rPr>
      </w:pPr>
      <w:del w:id="763" w:author="Utente" w:date="2017-11-19T23:17:00Z">
        <w:r w:rsidRPr="007A5AA7" w:rsidDel="00595ACD">
          <w:rPr>
            <w:rFonts w:ascii="Consolas" w:eastAsia="Times New Roman" w:hAnsi="Consolas" w:cs="Times New Roman"/>
            <w:color w:val="000000"/>
            <w:sz w:val="18"/>
            <w:szCs w:val="18"/>
            <w:bdr w:val="none" w:sz="0" w:space="0" w:color="auto" w:frame="1"/>
            <w:lang w:eastAsia="it-IT"/>
          </w:rPr>
          <w:delText>DELIMITER ;  </w:delText>
        </w:r>
      </w:del>
    </w:p>
    <w:p w:rsidR="00595ACD" w:rsidRDefault="00595ACD" w:rsidP="007A5AA7">
      <w:pPr>
        <w:rPr>
          <w:ins w:id="764" w:author="Utente" w:date="2017-11-19T23:17:00Z"/>
          <w:lang w:eastAsia="it-IT"/>
        </w:rPr>
      </w:pPr>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65" w:author="Utente" w:date="2017-11-19T23:17:00Z"/>
          <w:rFonts w:ascii="Consolas" w:eastAsia="Times New Roman" w:hAnsi="Consolas" w:cs="Times New Roman"/>
          <w:color w:val="5C5C5C"/>
          <w:sz w:val="18"/>
          <w:szCs w:val="18"/>
          <w:lang w:eastAsia="it-IT"/>
        </w:rPr>
      </w:pPr>
      <w:ins w:id="766" w:author="Utente" w:date="2017-11-19T23:17:00Z">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767" w:author="Utente" w:date="2017-11-19T23:17:00Z"/>
          <w:rFonts w:ascii="Consolas" w:eastAsia="Times New Roman" w:hAnsi="Consolas" w:cs="Times New Roman"/>
          <w:color w:val="5C5C5C"/>
          <w:sz w:val="18"/>
          <w:szCs w:val="18"/>
          <w:lang w:eastAsia="it-IT"/>
        </w:rPr>
      </w:pPr>
      <w:ins w:id="768" w:author="Utente" w:date="2017-11-19T23:17:00Z">
        <w:r w:rsidRPr="00595ACD">
          <w:rPr>
            <w:rFonts w:ascii="Consolas" w:eastAsia="Times New Roman" w:hAnsi="Consolas" w:cs="Times New Roman"/>
            <w:color w:val="008200"/>
            <w:sz w:val="18"/>
            <w:szCs w:val="18"/>
            <w:bdr w:val="none" w:sz="0" w:space="0" w:color="auto" w:frame="1"/>
            <w:lang w:eastAsia="it-IT"/>
          </w:rPr>
          <w:t>-- Vincolo corso</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69" w:author="Utente" w:date="2017-11-19T23:17:00Z"/>
          <w:rFonts w:ascii="Consolas" w:eastAsia="Times New Roman" w:hAnsi="Consolas" w:cs="Times New Roman"/>
          <w:color w:val="5C5C5C"/>
          <w:sz w:val="18"/>
          <w:szCs w:val="18"/>
          <w:lang w:eastAsia="it-IT"/>
        </w:rPr>
      </w:pPr>
      <w:ins w:id="770" w:author="Utente" w:date="2017-11-19T23:17:00Z">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771" w:author="Utente" w:date="2017-11-19T23:17:00Z"/>
          <w:rFonts w:ascii="Consolas" w:eastAsia="Times New Roman" w:hAnsi="Consolas" w:cs="Times New Roman"/>
          <w:color w:val="5C5C5C"/>
          <w:sz w:val="18"/>
          <w:szCs w:val="18"/>
          <w:lang w:eastAsia="it-IT"/>
        </w:rPr>
      </w:pPr>
      <w:ins w:id="772" w:author="Utente" w:date="2017-11-19T23:17:00Z">
        <w:r w:rsidRPr="00595ACD">
          <w:rPr>
            <w:rFonts w:ascii="Consolas" w:eastAsia="Times New Roman" w:hAnsi="Consolas" w:cs="Times New Roman"/>
            <w:b/>
            <w:bCs/>
            <w:color w:val="006699"/>
            <w:sz w:val="18"/>
            <w:szCs w:val="18"/>
            <w:bdr w:val="none" w:sz="0" w:space="0" w:color="auto" w:frame="1"/>
            <w:lang w:eastAsia="it-IT"/>
          </w:rPr>
          <w:t>DROP</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TRIGGER</w:t>
        </w:r>
        <w:r w:rsidRPr="00595ACD">
          <w:rPr>
            <w:rFonts w:ascii="Consolas" w:eastAsia="Times New Roman" w:hAnsi="Consolas" w:cs="Times New Roman"/>
            <w:color w:val="000000"/>
            <w:sz w:val="18"/>
            <w:szCs w:val="18"/>
            <w:bdr w:val="none" w:sz="0" w:space="0" w:color="auto" w:frame="1"/>
            <w:lang w:eastAsia="it-IT"/>
          </w:rPr>
          <w:t> IF EXISTS `Progetto`.`vincoli_corso`;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73" w:author="Utente" w:date="2017-11-19T23:17:00Z"/>
          <w:rFonts w:ascii="Consolas" w:eastAsia="Times New Roman" w:hAnsi="Consolas" w:cs="Times New Roman"/>
          <w:color w:val="5C5C5C"/>
          <w:sz w:val="18"/>
          <w:szCs w:val="18"/>
          <w:lang w:eastAsia="it-IT"/>
        </w:rPr>
      </w:pPr>
      <w:ins w:id="774" w:author="Utente" w:date="2017-11-19T23:17:00Z">
        <w:r w:rsidRPr="00595ACD">
          <w:rPr>
            <w:rFonts w:ascii="Consolas" w:eastAsia="Times New Roman" w:hAnsi="Consolas" w:cs="Times New Roman"/>
            <w:color w:val="000000"/>
            <w:sz w:val="18"/>
            <w:szCs w:val="18"/>
            <w:bdr w:val="none" w:sz="0" w:space="0" w:color="auto" w:frame="1"/>
            <w:lang w:eastAsia="it-IT"/>
          </w:rPr>
          <w:t>DELIMITER $$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775" w:author="Utente" w:date="2017-11-19T23:17:00Z"/>
          <w:rFonts w:ascii="Consolas" w:eastAsia="Times New Roman" w:hAnsi="Consolas" w:cs="Times New Roman"/>
          <w:color w:val="5C5C5C"/>
          <w:sz w:val="18"/>
          <w:szCs w:val="18"/>
          <w:lang w:eastAsia="it-IT"/>
        </w:rPr>
      </w:pPr>
      <w:ins w:id="776" w:author="Utente" w:date="2017-11-19T23:17:00Z">
        <w:r w:rsidRPr="00595ACD">
          <w:rPr>
            <w:rFonts w:ascii="Consolas" w:eastAsia="Times New Roman" w:hAnsi="Consolas" w:cs="Times New Roman"/>
            <w:color w:val="000000"/>
            <w:sz w:val="18"/>
            <w:szCs w:val="18"/>
            <w:bdr w:val="none" w:sz="0" w:space="0" w:color="auto" w:frame="1"/>
            <w:lang w:eastAsia="it-IT"/>
          </w:rPr>
          <w:t>USE `Progetto`$$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77" w:author="Utente" w:date="2017-11-19T23:17:00Z"/>
          <w:rFonts w:ascii="Consolas" w:eastAsia="Times New Roman" w:hAnsi="Consolas" w:cs="Times New Roman"/>
          <w:color w:val="5C5C5C"/>
          <w:sz w:val="18"/>
          <w:szCs w:val="18"/>
          <w:lang w:eastAsia="it-IT"/>
        </w:rPr>
      </w:pPr>
      <w:ins w:id="778" w:author="Utente" w:date="2017-11-19T23:17:00Z">
        <w:r w:rsidRPr="00595ACD">
          <w:rPr>
            <w:rFonts w:ascii="Consolas" w:eastAsia="Times New Roman" w:hAnsi="Consolas" w:cs="Times New Roman"/>
            <w:b/>
            <w:bCs/>
            <w:color w:val="006699"/>
            <w:sz w:val="18"/>
            <w:szCs w:val="18"/>
            <w:bdr w:val="none" w:sz="0" w:space="0" w:color="auto" w:frame="1"/>
            <w:lang w:eastAsia="it-IT"/>
          </w:rPr>
          <w:t>CREATE</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TRIGGER</w:t>
        </w:r>
        <w:r w:rsidRPr="00595ACD">
          <w:rPr>
            <w:rFonts w:ascii="Consolas" w:eastAsia="Times New Roman" w:hAnsi="Consolas" w:cs="Times New Roman"/>
            <w:color w:val="000000"/>
            <w:sz w:val="18"/>
            <w:szCs w:val="18"/>
            <w:bdr w:val="none" w:sz="0" w:space="0" w:color="auto" w:frame="1"/>
            <w:lang w:eastAsia="it-IT"/>
          </w:rPr>
          <w:t> `vincoli_corso`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779" w:author="Utente" w:date="2017-11-19T23:17:00Z"/>
          <w:rFonts w:ascii="Consolas" w:eastAsia="Times New Roman" w:hAnsi="Consolas" w:cs="Times New Roman"/>
          <w:color w:val="5C5C5C"/>
          <w:sz w:val="18"/>
          <w:szCs w:val="18"/>
          <w:lang w:eastAsia="it-IT"/>
        </w:rPr>
      </w:pPr>
      <w:ins w:id="780" w:author="Utente" w:date="2017-11-19T23:17:00Z">
        <w:r w:rsidRPr="00595ACD">
          <w:rPr>
            <w:rFonts w:ascii="Consolas" w:eastAsia="Times New Roman" w:hAnsi="Consolas" w:cs="Times New Roman"/>
            <w:color w:val="000000"/>
            <w:sz w:val="18"/>
            <w:szCs w:val="18"/>
            <w:bdr w:val="none" w:sz="0" w:space="0" w:color="auto" w:frame="1"/>
            <w:lang w:eastAsia="it-IT"/>
          </w:rPr>
          <w:t>BEFORE </w:t>
        </w:r>
        <w:r w:rsidRPr="00595ACD">
          <w:rPr>
            <w:rFonts w:ascii="Consolas" w:eastAsia="Times New Roman" w:hAnsi="Consolas" w:cs="Times New Roman"/>
            <w:b/>
            <w:bCs/>
            <w:color w:val="006699"/>
            <w:sz w:val="18"/>
            <w:szCs w:val="18"/>
            <w:bdr w:val="none" w:sz="0" w:space="0" w:color="auto" w:frame="1"/>
            <w:lang w:eastAsia="it-IT"/>
          </w:rPr>
          <w:t>INSERT</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ON</w:t>
        </w:r>
        <w:r w:rsidRPr="00595ACD">
          <w:rPr>
            <w:rFonts w:ascii="Consolas" w:eastAsia="Times New Roman" w:hAnsi="Consolas" w:cs="Times New Roman"/>
            <w:color w:val="000000"/>
            <w:sz w:val="18"/>
            <w:szCs w:val="18"/>
            <w:bdr w:val="none" w:sz="0" w:space="0" w:color="auto" w:frame="1"/>
            <w:lang w:eastAsia="it-IT"/>
          </w:rPr>
          <w:t> Corso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81" w:author="Utente" w:date="2017-11-19T23:17:00Z"/>
          <w:rFonts w:ascii="Consolas" w:eastAsia="Times New Roman" w:hAnsi="Consolas" w:cs="Times New Roman"/>
          <w:color w:val="5C5C5C"/>
          <w:sz w:val="18"/>
          <w:szCs w:val="18"/>
          <w:lang w:eastAsia="it-IT"/>
        </w:rPr>
      </w:pPr>
      <w:ins w:id="782" w:author="Utente" w:date="2017-11-19T23:17:00Z">
        <w:r w:rsidRPr="00595ACD">
          <w:rPr>
            <w:rFonts w:ascii="Consolas" w:eastAsia="Times New Roman" w:hAnsi="Consolas" w:cs="Times New Roman"/>
            <w:b/>
            <w:bCs/>
            <w:color w:val="006699"/>
            <w:sz w:val="18"/>
            <w:szCs w:val="18"/>
            <w:bdr w:val="none" w:sz="0" w:space="0" w:color="auto" w:frame="1"/>
            <w:lang w:eastAsia="it-IT"/>
          </w:rPr>
          <w:t>FOR</w:t>
        </w:r>
        <w:r w:rsidRPr="00595ACD">
          <w:rPr>
            <w:rFonts w:ascii="Consolas" w:eastAsia="Times New Roman" w:hAnsi="Consolas" w:cs="Times New Roman"/>
            <w:color w:val="000000"/>
            <w:sz w:val="18"/>
            <w:szCs w:val="18"/>
            <w:bdr w:val="none" w:sz="0" w:space="0" w:color="auto" w:frame="1"/>
            <w:lang w:eastAsia="it-IT"/>
          </w:rPr>
          <w:t> EACH ROW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783" w:author="Utente" w:date="2017-11-19T23:17:00Z"/>
          <w:rFonts w:ascii="Consolas" w:eastAsia="Times New Roman" w:hAnsi="Consolas" w:cs="Times New Roman"/>
          <w:color w:val="5C5C5C"/>
          <w:sz w:val="18"/>
          <w:szCs w:val="18"/>
          <w:lang w:eastAsia="it-IT"/>
        </w:rPr>
      </w:pPr>
      <w:ins w:id="784" w:author="Utente" w:date="2017-11-19T23:17: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BEGIN</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85" w:author="Utente" w:date="2017-11-19T23:17:00Z"/>
          <w:rFonts w:ascii="Consolas" w:eastAsia="Times New Roman" w:hAnsi="Consolas" w:cs="Times New Roman"/>
          <w:color w:val="5C5C5C"/>
          <w:sz w:val="18"/>
          <w:szCs w:val="18"/>
          <w:lang w:eastAsia="it-IT"/>
        </w:rPr>
      </w:pPr>
      <w:ins w:id="786" w:author="Utente" w:date="2017-11-19T23:17:00Z">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787" w:author="Utente" w:date="2017-11-19T23:17:00Z"/>
          <w:rFonts w:ascii="Consolas" w:eastAsia="Times New Roman" w:hAnsi="Consolas" w:cs="Times New Roman"/>
          <w:color w:val="5C5C5C"/>
          <w:sz w:val="18"/>
          <w:szCs w:val="18"/>
          <w:lang w:val="en-US" w:eastAsia="it-IT"/>
          <w:rPrChange w:id="788" w:author="Utente" w:date="2017-11-19T23:17:00Z">
            <w:rPr>
              <w:ins w:id="789" w:author="Utente" w:date="2017-11-19T23:17:00Z"/>
              <w:rFonts w:ascii="Consolas" w:eastAsia="Times New Roman" w:hAnsi="Consolas" w:cs="Times New Roman"/>
              <w:color w:val="5C5C5C"/>
              <w:sz w:val="18"/>
              <w:szCs w:val="18"/>
              <w:lang w:eastAsia="it-IT"/>
            </w:rPr>
          </w:rPrChange>
        </w:rPr>
      </w:pPr>
      <w:ins w:id="790" w:author="Utente" w:date="2017-11-19T23:17:00Z">
        <w:r w:rsidRPr="00595ACD">
          <w:rPr>
            <w:rFonts w:ascii="Consolas" w:eastAsia="Times New Roman" w:hAnsi="Consolas" w:cs="Times New Roman"/>
            <w:color w:val="000000"/>
            <w:sz w:val="18"/>
            <w:szCs w:val="18"/>
            <w:bdr w:val="none" w:sz="0" w:space="0" w:color="auto" w:frame="1"/>
            <w:lang w:val="en-US" w:eastAsia="it-IT"/>
            <w:rPrChange w:id="791" w:author="Utente" w:date="2017-11-19T23:17:00Z">
              <w:rPr>
                <w:rFonts w:ascii="Consolas" w:eastAsia="Times New Roman" w:hAnsi="Consolas" w:cs="Times New Roman"/>
                <w:color w:val="000000"/>
                <w:sz w:val="18"/>
                <w:szCs w:val="18"/>
                <w:bdr w:val="none" w:sz="0" w:space="0" w:color="auto" w:frame="1"/>
                <w:lang w:eastAsia="it-IT"/>
              </w:rPr>
            </w:rPrChange>
          </w:rPr>
          <w:t>        IF NEW.DataInizio&gt;=NEW.DataFine </w:t>
        </w:r>
        <w:r w:rsidRPr="00595ACD">
          <w:rPr>
            <w:rFonts w:ascii="Consolas" w:eastAsia="Times New Roman" w:hAnsi="Consolas" w:cs="Times New Roman"/>
            <w:b/>
            <w:bCs/>
            <w:color w:val="006699"/>
            <w:sz w:val="18"/>
            <w:szCs w:val="18"/>
            <w:bdr w:val="none" w:sz="0" w:space="0" w:color="auto" w:frame="1"/>
            <w:lang w:val="en-US" w:eastAsia="it-IT"/>
            <w:rPrChange w:id="792" w:author="Utente" w:date="2017-11-19T23:17:00Z">
              <w:rPr>
                <w:rFonts w:ascii="Consolas" w:eastAsia="Times New Roman" w:hAnsi="Consolas" w:cs="Times New Roman"/>
                <w:b/>
                <w:bCs/>
                <w:color w:val="006699"/>
                <w:sz w:val="18"/>
                <w:szCs w:val="18"/>
                <w:bdr w:val="none" w:sz="0" w:space="0" w:color="auto" w:frame="1"/>
                <w:lang w:eastAsia="it-IT"/>
              </w:rPr>
            </w:rPrChange>
          </w:rPr>
          <w:t>THEN</w:t>
        </w:r>
        <w:r w:rsidRPr="00595ACD">
          <w:rPr>
            <w:rFonts w:ascii="Consolas" w:eastAsia="Times New Roman" w:hAnsi="Consolas" w:cs="Times New Roman"/>
            <w:color w:val="000000"/>
            <w:sz w:val="18"/>
            <w:szCs w:val="18"/>
            <w:bdr w:val="none" w:sz="0" w:space="0" w:color="auto" w:frame="1"/>
            <w:lang w:val="en-US" w:eastAsia="it-IT"/>
            <w:rPrChange w:id="793" w:author="Utente" w:date="2017-11-19T23:17:00Z">
              <w:rPr>
                <w:rFonts w:ascii="Consolas" w:eastAsia="Times New Roman" w:hAnsi="Consolas" w:cs="Times New Roman"/>
                <w:color w:val="000000"/>
                <w:sz w:val="18"/>
                <w:szCs w:val="18"/>
                <w:bdr w:val="none" w:sz="0" w:space="0" w:color="auto" w:frame="1"/>
                <w:lang w:eastAsia="it-IT"/>
              </w:rPr>
            </w:rPrChange>
          </w:rPr>
          <w:t>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94" w:author="Utente" w:date="2017-11-19T23:17:00Z"/>
          <w:rFonts w:ascii="Consolas" w:eastAsia="Times New Roman" w:hAnsi="Consolas" w:cs="Times New Roman"/>
          <w:color w:val="5C5C5C"/>
          <w:sz w:val="18"/>
          <w:szCs w:val="18"/>
          <w:lang w:eastAsia="it-IT"/>
        </w:rPr>
      </w:pPr>
      <w:ins w:id="795" w:author="Utente" w:date="2017-11-19T23:17:00Z">
        <w:r w:rsidRPr="00595ACD">
          <w:rPr>
            <w:rFonts w:ascii="Consolas" w:eastAsia="Times New Roman" w:hAnsi="Consolas" w:cs="Times New Roman"/>
            <w:color w:val="000000"/>
            <w:sz w:val="18"/>
            <w:szCs w:val="18"/>
            <w:bdr w:val="none" w:sz="0" w:space="0" w:color="auto" w:frame="1"/>
            <w:lang w:val="en-US" w:eastAsia="it-IT"/>
            <w:rPrChange w:id="796" w:author="Utente" w:date="2017-11-19T23:17:00Z">
              <w:rPr>
                <w:rFonts w:ascii="Consolas" w:eastAsia="Times New Roman" w:hAnsi="Consolas" w:cs="Times New Roman"/>
                <w:color w:val="000000"/>
                <w:sz w:val="18"/>
                <w:szCs w:val="18"/>
                <w:bdr w:val="none" w:sz="0" w:space="0" w:color="auto" w:frame="1"/>
                <w:lang w:eastAsia="it-IT"/>
              </w:rPr>
            </w:rPrChange>
          </w:rPr>
          <w:t>            </w:t>
        </w:r>
        <w:r w:rsidRPr="00595ACD">
          <w:rPr>
            <w:rFonts w:ascii="Consolas" w:eastAsia="Times New Roman" w:hAnsi="Consolas" w:cs="Times New Roman"/>
            <w:color w:val="000000"/>
            <w:sz w:val="18"/>
            <w:szCs w:val="18"/>
            <w:bdr w:val="none" w:sz="0" w:space="0" w:color="auto" w:frame="1"/>
            <w:lang w:eastAsia="it-IT"/>
          </w:rPr>
          <w:t>SIGNAL SQLSTATE </w:t>
        </w:r>
        <w:r w:rsidRPr="00595ACD">
          <w:rPr>
            <w:rFonts w:ascii="Consolas" w:eastAsia="Times New Roman" w:hAnsi="Consolas" w:cs="Times New Roman"/>
            <w:color w:val="0000FF"/>
            <w:sz w:val="18"/>
            <w:szCs w:val="18"/>
            <w:bdr w:val="none" w:sz="0" w:space="0" w:color="auto" w:frame="1"/>
            <w:lang w:eastAsia="it-IT"/>
          </w:rPr>
          <w:t>'45000'</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797" w:author="Utente" w:date="2017-11-19T23:17:00Z"/>
          <w:rFonts w:ascii="Consolas" w:eastAsia="Times New Roman" w:hAnsi="Consolas" w:cs="Times New Roman"/>
          <w:color w:val="5C5C5C"/>
          <w:sz w:val="18"/>
          <w:szCs w:val="18"/>
          <w:lang w:eastAsia="it-IT"/>
        </w:rPr>
      </w:pPr>
      <w:ins w:id="798" w:author="Utente" w:date="2017-11-19T23:17: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SET</w:t>
        </w:r>
        <w:r w:rsidRPr="00595ACD">
          <w:rPr>
            <w:rFonts w:ascii="Consolas" w:eastAsia="Times New Roman" w:hAnsi="Consolas" w:cs="Times New Roman"/>
            <w:color w:val="000000"/>
            <w:sz w:val="18"/>
            <w:szCs w:val="18"/>
            <w:bdr w:val="none" w:sz="0" w:space="0" w:color="auto" w:frame="1"/>
            <w:lang w:eastAsia="it-IT"/>
          </w:rPr>
          <w:t> MESSAGE_TEXT = </w:t>
        </w:r>
        <w:r w:rsidRPr="00595ACD">
          <w:rPr>
            <w:rFonts w:ascii="Consolas" w:eastAsia="Times New Roman" w:hAnsi="Consolas" w:cs="Times New Roman"/>
            <w:color w:val="0000FF"/>
            <w:sz w:val="18"/>
            <w:szCs w:val="18"/>
            <w:bdr w:val="none" w:sz="0" w:space="0" w:color="auto" w:frame="1"/>
            <w:lang w:eastAsia="it-IT"/>
          </w:rPr>
          <w:t>"La data della fine di un corso non puo' essere minore di quella di inizio"</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799" w:author="Utente" w:date="2017-11-19T23:17:00Z"/>
          <w:rFonts w:ascii="Consolas" w:eastAsia="Times New Roman" w:hAnsi="Consolas" w:cs="Times New Roman"/>
          <w:color w:val="5C5C5C"/>
          <w:sz w:val="18"/>
          <w:szCs w:val="18"/>
          <w:lang w:eastAsia="it-IT"/>
        </w:rPr>
      </w:pPr>
      <w:ins w:id="800" w:author="Utente" w:date="2017-11-19T23:17: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END</w:t>
        </w:r>
        <w:r w:rsidRPr="00595ACD">
          <w:rPr>
            <w:rFonts w:ascii="Consolas" w:eastAsia="Times New Roman" w:hAnsi="Consolas" w:cs="Times New Roman"/>
            <w:color w:val="000000"/>
            <w:sz w:val="18"/>
            <w:szCs w:val="18"/>
            <w:bdr w:val="none" w:sz="0" w:space="0" w:color="auto" w:frame="1"/>
            <w:lang w:eastAsia="it-IT"/>
          </w:rPr>
          <w:t> IF;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801" w:author="Utente" w:date="2017-11-19T23:17:00Z"/>
          <w:rFonts w:ascii="Consolas" w:eastAsia="Times New Roman" w:hAnsi="Consolas" w:cs="Times New Roman"/>
          <w:color w:val="5C5C5C"/>
          <w:sz w:val="18"/>
          <w:szCs w:val="18"/>
          <w:lang w:eastAsia="it-IT"/>
        </w:rPr>
      </w:pPr>
      <w:ins w:id="802" w:author="Utente" w:date="2017-11-19T23:17:00Z">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4"/>
        </w:numPr>
        <w:pBdr>
          <w:left w:val="single" w:sz="18" w:space="0" w:color="6CE26C"/>
        </w:pBdr>
        <w:shd w:val="clear" w:color="auto" w:fill="FFFFFF"/>
        <w:spacing w:before="0" w:beforeAutospacing="1" w:after="0" w:afterAutospacing="1" w:line="210" w:lineRule="atLeast"/>
        <w:rPr>
          <w:ins w:id="803" w:author="Utente" w:date="2017-11-19T23:17:00Z"/>
          <w:rFonts w:ascii="Consolas" w:eastAsia="Times New Roman" w:hAnsi="Consolas" w:cs="Times New Roman"/>
          <w:color w:val="5C5C5C"/>
          <w:sz w:val="18"/>
          <w:szCs w:val="18"/>
          <w:lang w:eastAsia="it-IT"/>
        </w:rPr>
      </w:pPr>
      <w:ins w:id="804" w:author="Utente" w:date="2017-11-19T23:17: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END</w:t>
        </w:r>
        <w:r w:rsidRPr="00595ACD">
          <w:rPr>
            <w:rFonts w:ascii="Consolas" w:eastAsia="Times New Roman" w:hAnsi="Consolas" w:cs="Times New Roman"/>
            <w:color w:val="000000"/>
            <w:sz w:val="18"/>
            <w:szCs w:val="18"/>
            <w:bdr w:val="none" w:sz="0" w:space="0" w:color="auto" w:frame="1"/>
            <w:lang w:eastAsia="it-IT"/>
          </w:rPr>
          <w:t> $$  </w:t>
        </w:r>
      </w:ins>
    </w:p>
    <w:p w:rsidR="00595ACD" w:rsidRPr="00595ACD" w:rsidRDefault="00595ACD" w:rsidP="00595ACD">
      <w:pPr>
        <w:numPr>
          <w:ilvl w:val="0"/>
          <w:numId w:val="54"/>
        </w:numPr>
        <w:pBdr>
          <w:left w:val="single" w:sz="18" w:space="0" w:color="6CE26C"/>
        </w:pBdr>
        <w:shd w:val="clear" w:color="auto" w:fill="F8F8F8"/>
        <w:spacing w:before="0" w:beforeAutospacing="1" w:after="0" w:afterAutospacing="1" w:line="210" w:lineRule="atLeast"/>
        <w:rPr>
          <w:ins w:id="805" w:author="Utente" w:date="2017-11-19T23:17:00Z"/>
          <w:rFonts w:ascii="Consolas" w:eastAsia="Times New Roman" w:hAnsi="Consolas" w:cs="Times New Roman"/>
          <w:color w:val="5C5C5C"/>
          <w:sz w:val="18"/>
          <w:szCs w:val="18"/>
          <w:lang w:eastAsia="it-IT"/>
        </w:rPr>
      </w:pPr>
      <w:ins w:id="806" w:author="Utente" w:date="2017-11-19T23:17:00Z">
        <w:r w:rsidRPr="00595ACD">
          <w:rPr>
            <w:rFonts w:ascii="Consolas" w:eastAsia="Times New Roman" w:hAnsi="Consolas" w:cs="Times New Roman"/>
            <w:color w:val="000000"/>
            <w:sz w:val="18"/>
            <w:szCs w:val="18"/>
            <w:bdr w:val="none" w:sz="0" w:space="0" w:color="auto" w:frame="1"/>
            <w:lang w:eastAsia="it-IT"/>
          </w:rPr>
          <w:t>DELIMITER ;  </w:t>
        </w:r>
      </w:ins>
    </w:p>
    <w:p w:rsidR="007A5AA7" w:rsidRPr="009D376A" w:rsidRDefault="007A5AA7" w:rsidP="007A5AA7">
      <w:pPr>
        <w:rPr>
          <w:i/>
          <w:lang w:eastAsia="it-IT"/>
        </w:rPr>
      </w:pPr>
      <w:r w:rsidRPr="007A5AA7">
        <w:rPr>
          <w:lang w:eastAsia="it-IT"/>
        </w:rPr>
        <w:t xml:space="preserve">Questo vincolo generico implementato mediante </w:t>
      </w:r>
      <w:r w:rsidRPr="009D376A">
        <w:rPr>
          <w:b/>
          <w:lang w:eastAsia="it-IT"/>
        </w:rPr>
        <w:t>trigger</w:t>
      </w:r>
      <w:r w:rsidRPr="007A5AA7">
        <w:rPr>
          <w:lang w:eastAsia="it-IT"/>
        </w:rPr>
        <w:t xml:space="preserve"> impone che </w:t>
      </w:r>
      <w:r w:rsidRPr="009D376A">
        <w:rPr>
          <w:i/>
          <w:lang w:eastAsia="it-IT"/>
        </w:rPr>
        <w:t>la data di inizio di un corso sia minore della data di fine.</w:t>
      </w:r>
    </w:p>
    <w:p w:rsidR="007A5AA7" w:rsidRPr="007A5AA7" w:rsidRDefault="007A5AA7" w:rsidP="007A5AA7">
      <w:pPr>
        <w:pStyle w:val="Heading3"/>
        <w:rPr>
          <w:lang w:eastAsia="it-IT"/>
        </w:rPr>
      </w:pPr>
      <w:bookmarkStart w:id="807" w:name="_Toc498878200"/>
      <w:r w:rsidRPr="007A5AA7">
        <w:rPr>
          <w:lang w:eastAsia="it-IT"/>
        </w:rPr>
        <w:t>Accesso</w:t>
      </w:r>
      <w:bookmarkEnd w:id="807"/>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Vincoli inserimento accesso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`Progetto`.`vincoli_accesso`;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`vincoli_accesso`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Accesso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acceduto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accessi_attuali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max_capienza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max_accessi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numero_accessi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codice_contratto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presenza_sede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acceduto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A0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A0.Cliente=NEW.Cliente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A0.Uscita=0;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acceduto&lt;&gt;0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l'accesso e non e'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ancora uscito"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C0.CapienzaMassimaClienti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max_capienza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C0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C0.Codice=NEW.Centro;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C1.ClientiDentro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accessi_attuali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C1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C1.Codice=NEW.Centro;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(accessi_attuali+1)&gt;max_capienza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ha gia' raggiunto la capienza massima"</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C2.AccessiSettimanali, C2.Codice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max_accessi, codice_contratto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Contratto C2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C2.Cliente=NEW.Cliente;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numero_accessi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A2  </w:t>
      </w:r>
    </w:p>
    <w:p w:rsidR="007A5AA7" w:rsidRPr="000466BE"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0466BE">
        <w:rPr>
          <w:rFonts w:ascii="Consolas" w:eastAsia="Times New Roman" w:hAnsi="Consolas" w:cs="Times New Roman"/>
          <w:color w:val="000000"/>
          <w:sz w:val="18"/>
          <w:szCs w:val="18"/>
          <w:bdr w:val="none" w:sz="0" w:space="0" w:color="auto" w:frame="1"/>
          <w:lang w:val="en-US" w:eastAsia="it-IT"/>
        </w:rPr>
        <w:t>        </w:t>
      </w:r>
      <w:r w:rsidRPr="000466BE">
        <w:rPr>
          <w:rFonts w:ascii="Consolas" w:eastAsia="Times New Roman" w:hAnsi="Consolas" w:cs="Times New Roman"/>
          <w:b/>
          <w:bCs/>
          <w:color w:val="006699"/>
          <w:sz w:val="18"/>
          <w:szCs w:val="18"/>
          <w:bdr w:val="none" w:sz="0" w:space="0" w:color="auto" w:frame="1"/>
          <w:lang w:val="en-US" w:eastAsia="it-IT"/>
        </w:rPr>
        <w:t>WHERE</w:t>
      </w:r>
      <w:r w:rsidRPr="000466BE">
        <w:rPr>
          <w:rFonts w:ascii="Consolas" w:eastAsia="Times New Roman" w:hAnsi="Consolas" w:cs="Times New Roman"/>
          <w:color w:val="000000"/>
          <w:sz w:val="18"/>
          <w:szCs w:val="18"/>
          <w:bdr w:val="none" w:sz="0" w:space="0" w:color="auto" w:frame="1"/>
          <w:lang w:val="en-US" w:eastAsia="it-IT"/>
        </w:rPr>
        <w:t> A2.Cliente=NEW.Cliente </w:t>
      </w:r>
      <w:r w:rsidRPr="000466BE">
        <w:rPr>
          <w:rFonts w:ascii="Consolas" w:eastAsia="Times New Roman" w:hAnsi="Consolas" w:cs="Times New Roman"/>
          <w:color w:val="808080"/>
          <w:sz w:val="18"/>
          <w:szCs w:val="18"/>
          <w:bdr w:val="none" w:sz="0" w:space="0" w:color="auto" w:frame="1"/>
          <w:lang w:val="en-US" w:eastAsia="it-IT"/>
        </w:rPr>
        <w:t>AND</w:t>
      </w:r>
      <w:r w:rsidR="000466BE">
        <w:rPr>
          <w:rFonts w:ascii="Consolas" w:eastAsia="Times New Roman" w:hAnsi="Consolas" w:cs="Times New Roman"/>
          <w:color w:val="808080"/>
          <w:sz w:val="18"/>
          <w:szCs w:val="18"/>
          <w:bdr w:val="none" w:sz="0" w:space="0" w:color="auto" w:frame="1"/>
          <w:lang w:val="en-US" w:eastAsia="it-IT"/>
        </w:rPr>
        <w:t xml:space="preserve">                                                                        </w:t>
      </w:r>
      <w:r w:rsidRPr="000466BE">
        <w:rPr>
          <w:rFonts w:ascii="Consolas" w:eastAsia="Times New Roman" w:hAnsi="Consolas" w:cs="Times New Roman"/>
          <w:color w:val="000000"/>
          <w:sz w:val="18"/>
          <w:szCs w:val="18"/>
          <w:bdr w:val="none" w:sz="0" w:space="0" w:color="auto" w:frame="1"/>
          <w:lang w:val="en-US" w:eastAsia="it-IT"/>
        </w:rPr>
        <w:t> </w:t>
      </w:r>
      <w:r w:rsidR="000466BE">
        <w:rPr>
          <w:rFonts w:ascii="Consolas" w:eastAsia="Times New Roman" w:hAnsi="Consolas" w:cs="Times New Roman"/>
          <w:color w:val="000000"/>
          <w:sz w:val="18"/>
          <w:szCs w:val="18"/>
          <w:bdr w:val="none" w:sz="0" w:space="0" w:color="auto" w:frame="1"/>
          <w:lang w:val="en-US" w:eastAsia="it-IT"/>
        </w:rPr>
        <w:t>WEEKOFYEAR(A2.MomentoEntrata)=</w:t>
      </w:r>
      <w:r w:rsidRPr="000466BE">
        <w:rPr>
          <w:rFonts w:ascii="Consolas" w:eastAsia="Times New Roman" w:hAnsi="Consolas" w:cs="Times New Roman"/>
          <w:color w:val="000000"/>
          <w:sz w:val="18"/>
          <w:szCs w:val="18"/>
          <w:bdr w:val="none" w:sz="0" w:space="0" w:color="auto" w:frame="1"/>
          <w:lang w:val="en-US" w:eastAsia="it-IT"/>
        </w:rPr>
        <w:t>WEEKOFYEAR(NEW.MomentoEntrata);  </w:t>
      </w:r>
    </w:p>
    <w:p w:rsidR="007A5AA7" w:rsidRPr="000466BE"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0466BE">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97D4B">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IF (numero_accessi+1)&gt;max_accessi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il numero di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accessi settimanali previsti"</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presenza_sede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Sede S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S.Contratto=codice_contratto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S.Centro=NEW.Centro;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presenza_sede=0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a cui il cliente sta accedendo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non e' previsto nel suo contratto"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F652C">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F652C">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7A5AA7">
      <w:pPr>
        <w:rPr>
          <w:lang w:eastAsia="it-IT"/>
        </w:rPr>
      </w:pPr>
      <w:r w:rsidRPr="007A5AA7">
        <w:rPr>
          <w:lang w:eastAsia="it-IT"/>
        </w:rPr>
        <w:t xml:space="preserve">Questo vincolo generico implementato mediante </w:t>
      </w:r>
      <w:r w:rsidRPr="000466BE">
        <w:rPr>
          <w:b/>
          <w:lang w:eastAsia="it-IT"/>
        </w:rPr>
        <w:t>trigger</w:t>
      </w:r>
      <w:r w:rsidRPr="000466BE">
        <w:rPr>
          <w:i/>
          <w:lang w:eastAsia="it-IT"/>
        </w:rPr>
        <w:t xml:space="preserve"> controlla che l’inserimento di un accesso sia valido</w:t>
      </w:r>
      <w:r w:rsidRPr="007A5AA7">
        <w:rPr>
          <w:lang w:eastAsia="it-IT"/>
        </w:rPr>
        <w:t>, ossia quando sono rispettate le seguenti condizioni:</w:t>
      </w:r>
    </w:p>
    <w:p w:rsidR="007A5AA7" w:rsidRPr="007A5AA7" w:rsidRDefault="007A5AA7" w:rsidP="00DF652C">
      <w:pPr>
        <w:numPr>
          <w:ilvl w:val="0"/>
          <w:numId w:val="50"/>
        </w:numPr>
        <w:contextualSpacing/>
        <w:rPr>
          <w:lang w:eastAsia="it-IT"/>
        </w:rPr>
      </w:pPr>
      <w:r w:rsidRPr="000466BE">
        <w:rPr>
          <w:i/>
          <w:lang w:eastAsia="it-IT"/>
        </w:rPr>
        <w:t>Il cliente che sta eseguendo l’accesso non deve avere altri accessi “attivi”,</w:t>
      </w:r>
      <w:r w:rsidRPr="007A5AA7">
        <w:rPr>
          <w:lang w:eastAsia="it-IT"/>
        </w:rPr>
        <w:t xml:space="preserve"> ossia dove l’attributo </w:t>
      </w:r>
      <w:r w:rsidRPr="000466BE">
        <w:rPr>
          <w:b/>
          <w:i/>
          <w:lang w:eastAsia="it-IT"/>
        </w:rPr>
        <w:t>Uscita</w:t>
      </w:r>
      <w:r w:rsidRPr="007A5AA7">
        <w:rPr>
          <w:lang w:eastAsia="it-IT"/>
        </w:rPr>
        <w:t xml:space="preserve"> della tabella </w:t>
      </w:r>
      <w:r w:rsidRPr="000466BE">
        <w:rPr>
          <w:i/>
          <w:lang w:eastAsia="it-IT"/>
        </w:rPr>
        <w:t>Accesso</w:t>
      </w:r>
      <w:r w:rsidRPr="007A5AA7">
        <w:rPr>
          <w:lang w:eastAsia="it-IT"/>
        </w:rPr>
        <w:t xml:space="preserve"> è 0;</w:t>
      </w:r>
    </w:p>
    <w:p w:rsidR="007A5AA7" w:rsidRPr="007A5AA7" w:rsidRDefault="007A5AA7" w:rsidP="00DF652C">
      <w:pPr>
        <w:numPr>
          <w:ilvl w:val="0"/>
          <w:numId w:val="50"/>
        </w:numPr>
        <w:contextualSpacing/>
        <w:rPr>
          <w:lang w:eastAsia="it-IT"/>
        </w:rPr>
      </w:pPr>
      <w:r w:rsidRPr="000466BE">
        <w:rPr>
          <w:i/>
          <w:lang w:eastAsia="it-IT"/>
        </w:rPr>
        <w:t>Il numero di clienti attualmente all’interno del centro al quale il cliente sta accedendo deve essere minore della sua capienza massima.</w:t>
      </w:r>
      <w:r w:rsidRPr="007A5AA7">
        <w:rPr>
          <w:lang w:eastAsia="it-IT"/>
        </w:rPr>
        <w:t xml:space="preserve"> Questi valori sono dati dall’attributo </w:t>
      </w:r>
      <w:r w:rsidRPr="000466BE">
        <w:rPr>
          <w:b/>
          <w:i/>
          <w:lang w:eastAsia="it-IT"/>
        </w:rPr>
        <w:t>ClientiDentro</w:t>
      </w:r>
      <w:r w:rsidRPr="007A5AA7">
        <w:rPr>
          <w:lang w:eastAsia="it-IT"/>
        </w:rPr>
        <w:t xml:space="preserve"> e dall’attributo </w:t>
      </w:r>
      <w:r w:rsidRPr="000466BE">
        <w:rPr>
          <w:b/>
          <w:i/>
          <w:lang w:eastAsia="it-IT"/>
        </w:rPr>
        <w:t>CapienzaMassimaClienti</w:t>
      </w:r>
      <w:r w:rsidRPr="007A5AA7">
        <w:rPr>
          <w:lang w:eastAsia="it-IT"/>
        </w:rPr>
        <w:t xml:space="preserve"> della tabella </w:t>
      </w:r>
      <w:r w:rsidRPr="000466BE">
        <w:rPr>
          <w:i/>
          <w:lang w:eastAsia="it-IT"/>
        </w:rPr>
        <w:t>Centro</w:t>
      </w:r>
      <w:r w:rsidRPr="007A5AA7">
        <w:rPr>
          <w:lang w:eastAsia="it-IT"/>
        </w:rPr>
        <w:t>;</w:t>
      </w:r>
    </w:p>
    <w:p w:rsidR="007A5AA7" w:rsidRPr="007A5AA7" w:rsidRDefault="007A5AA7" w:rsidP="00DF652C">
      <w:pPr>
        <w:numPr>
          <w:ilvl w:val="0"/>
          <w:numId w:val="50"/>
        </w:numPr>
        <w:contextualSpacing/>
        <w:rPr>
          <w:lang w:eastAsia="it-IT"/>
        </w:rPr>
      </w:pPr>
      <w:r w:rsidRPr="000466BE">
        <w:rPr>
          <w:i/>
          <w:lang w:eastAsia="it-IT"/>
        </w:rPr>
        <w:t>Il cliente che sta eseguendo l’accesso non deve aver già effettuato il numero massimo di accessi settimanali possibili</w:t>
      </w:r>
      <w:r w:rsidRPr="007A5AA7">
        <w:rPr>
          <w:lang w:eastAsia="it-IT"/>
        </w:rPr>
        <w:t xml:space="preserve">, indicato dall’attributo </w:t>
      </w:r>
      <w:r w:rsidRPr="000466BE">
        <w:rPr>
          <w:b/>
          <w:i/>
          <w:lang w:eastAsia="it-IT"/>
        </w:rPr>
        <w:t>AccessiSettimanali</w:t>
      </w:r>
      <w:r w:rsidRPr="007A5AA7">
        <w:rPr>
          <w:lang w:eastAsia="it-IT"/>
        </w:rPr>
        <w:t xml:space="preserve"> della tabella </w:t>
      </w:r>
      <w:r w:rsidRPr="000466BE">
        <w:rPr>
          <w:i/>
          <w:lang w:eastAsia="it-IT"/>
        </w:rPr>
        <w:t>Contratto</w:t>
      </w:r>
      <w:r w:rsidRPr="007A5AA7">
        <w:rPr>
          <w:lang w:eastAsia="it-IT"/>
        </w:rPr>
        <w:t>;</w:t>
      </w:r>
    </w:p>
    <w:p w:rsidR="007A5AA7" w:rsidRPr="007A5AA7" w:rsidRDefault="007A5AA7" w:rsidP="00DF652C">
      <w:pPr>
        <w:numPr>
          <w:ilvl w:val="0"/>
          <w:numId w:val="50"/>
        </w:numPr>
        <w:contextualSpacing/>
        <w:rPr>
          <w:lang w:eastAsia="it-IT"/>
        </w:rPr>
      </w:pPr>
      <w:r w:rsidRPr="000466BE">
        <w:rPr>
          <w:i/>
          <w:lang w:eastAsia="it-IT"/>
        </w:rPr>
        <w:t>Il centro nel quale il cliente sta accedendo deve essere previsto nel suo contratto</w:t>
      </w:r>
      <w:r w:rsidRPr="007A5AA7">
        <w:rPr>
          <w:lang w:eastAsia="it-IT"/>
        </w:rPr>
        <w:t xml:space="preserve">, indicato dalla tabella </w:t>
      </w:r>
      <w:r w:rsidRPr="000466BE">
        <w:rPr>
          <w:i/>
          <w:lang w:eastAsia="it-IT"/>
        </w:rPr>
        <w:t>Sede</w:t>
      </w:r>
      <w:r w:rsidRPr="007A5AA7">
        <w:rPr>
          <w:lang w:eastAsia="it-IT"/>
        </w:rPr>
        <w:t>.</w:t>
      </w:r>
    </w:p>
    <w:p w:rsidR="007A5AA7" w:rsidRPr="007A5AA7" w:rsidRDefault="007A5AA7" w:rsidP="007A5AA7">
      <w:pPr>
        <w:pStyle w:val="Heading3"/>
        <w:rPr>
          <w:lang w:eastAsia="it-IT"/>
        </w:rPr>
      </w:pPr>
      <w:bookmarkStart w:id="808" w:name="_Toc498878201"/>
      <w:r w:rsidRPr="007A5AA7">
        <w:rPr>
          <w:lang w:eastAsia="it-IT"/>
        </w:rPr>
        <w:t>Scheda alimentazione</w:t>
      </w:r>
      <w:bookmarkEnd w:id="808"/>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09" w:author="Utente" w:date="2017-11-19T23:15:00Z"/>
          <w:rFonts w:ascii="Consolas" w:eastAsia="Times New Roman" w:hAnsi="Consolas" w:cs="Times New Roman"/>
          <w:color w:val="5C5C5C"/>
          <w:sz w:val="18"/>
          <w:szCs w:val="18"/>
          <w:lang w:eastAsia="it-IT"/>
        </w:rPr>
      </w:pPr>
      <w:del w:id="810" w:author="Utente" w:date="2017-11-19T23:15:00Z">
        <w:r w:rsidRPr="007A5AA7" w:rsidDel="00595ACD">
          <w:rPr>
            <w:rFonts w:ascii="Consolas" w:eastAsia="Times New Roman" w:hAnsi="Consolas" w:cs="Times New Roman"/>
            <w:b/>
            <w:bCs/>
            <w:color w:val="006699"/>
            <w:sz w:val="18"/>
            <w:szCs w:val="18"/>
            <w:bdr w:val="none" w:sz="0" w:space="0" w:color="auto" w:frame="1"/>
            <w:lang w:eastAsia="it-IT"/>
          </w:rPr>
          <w:delText>DROP</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TRIGGER</w:delText>
        </w:r>
        <w:r w:rsidRPr="007A5AA7" w:rsidDel="00595ACD">
          <w:rPr>
            <w:rFonts w:ascii="Consolas" w:eastAsia="Times New Roman" w:hAnsi="Consolas" w:cs="Times New Roman"/>
            <w:color w:val="000000"/>
            <w:sz w:val="18"/>
            <w:szCs w:val="18"/>
            <w:bdr w:val="none" w:sz="0" w:space="0" w:color="auto" w:frame="1"/>
            <w:lang w:eastAsia="it-IT"/>
          </w:rPr>
          <w:delText> IF EXISTS `Progetto`.`vincoli_scheda_alimentazione`;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11" w:author="Utente" w:date="2017-11-19T23:15:00Z"/>
          <w:rFonts w:ascii="Consolas" w:eastAsia="Times New Roman" w:hAnsi="Consolas" w:cs="Times New Roman"/>
          <w:color w:val="5C5C5C"/>
          <w:sz w:val="18"/>
          <w:szCs w:val="18"/>
          <w:lang w:eastAsia="it-IT"/>
        </w:rPr>
      </w:pPr>
      <w:del w:id="812"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DELIMITER $$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13" w:author="Utente" w:date="2017-11-19T23:15:00Z"/>
          <w:rFonts w:ascii="Consolas" w:eastAsia="Times New Roman" w:hAnsi="Consolas" w:cs="Times New Roman"/>
          <w:color w:val="5C5C5C"/>
          <w:sz w:val="18"/>
          <w:szCs w:val="18"/>
          <w:lang w:eastAsia="it-IT"/>
        </w:rPr>
      </w:pPr>
      <w:del w:id="814"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USE `Progetto`$$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15" w:author="Utente" w:date="2017-11-19T23:15:00Z"/>
          <w:rFonts w:ascii="Consolas" w:eastAsia="Times New Roman" w:hAnsi="Consolas" w:cs="Times New Roman"/>
          <w:color w:val="5C5C5C"/>
          <w:sz w:val="18"/>
          <w:szCs w:val="18"/>
          <w:lang w:eastAsia="it-IT"/>
        </w:rPr>
      </w:pPr>
      <w:del w:id="816" w:author="Utente" w:date="2017-11-19T23:15:00Z">
        <w:r w:rsidRPr="007A5AA7" w:rsidDel="00595ACD">
          <w:rPr>
            <w:rFonts w:ascii="Consolas" w:eastAsia="Times New Roman" w:hAnsi="Consolas" w:cs="Times New Roman"/>
            <w:b/>
            <w:bCs/>
            <w:color w:val="006699"/>
            <w:sz w:val="18"/>
            <w:szCs w:val="18"/>
            <w:bdr w:val="none" w:sz="0" w:space="0" w:color="auto" w:frame="1"/>
            <w:lang w:eastAsia="it-IT"/>
          </w:rPr>
          <w:delText>CREATE</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TRIGGER</w:delText>
        </w:r>
        <w:r w:rsidRPr="007A5AA7" w:rsidDel="00595ACD">
          <w:rPr>
            <w:rFonts w:ascii="Consolas" w:eastAsia="Times New Roman" w:hAnsi="Consolas" w:cs="Times New Roman"/>
            <w:color w:val="000000"/>
            <w:sz w:val="18"/>
            <w:szCs w:val="18"/>
            <w:bdr w:val="none" w:sz="0" w:space="0" w:color="auto" w:frame="1"/>
            <w:lang w:eastAsia="it-IT"/>
          </w:rPr>
          <w:delText> `vincoli_scheda_alimentazione`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17" w:author="Utente" w:date="2017-11-19T23:15:00Z"/>
          <w:rFonts w:ascii="Consolas" w:eastAsia="Times New Roman" w:hAnsi="Consolas" w:cs="Times New Roman"/>
          <w:color w:val="5C5C5C"/>
          <w:sz w:val="18"/>
          <w:szCs w:val="18"/>
          <w:lang w:eastAsia="it-IT"/>
        </w:rPr>
      </w:pPr>
      <w:del w:id="818"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BEFORE </w:delText>
        </w:r>
        <w:r w:rsidRPr="007A5AA7" w:rsidDel="00595ACD">
          <w:rPr>
            <w:rFonts w:ascii="Consolas" w:eastAsia="Times New Roman" w:hAnsi="Consolas" w:cs="Times New Roman"/>
            <w:b/>
            <w:bCs/>
            <w:color w:val="006699"/>
            <w:sz w:val="18"/>
            <w:szCs w:val="18"/>
            <w:bdr w:val="none" w:sz="0" w:space="0" w:color="auto" w:frame="1"/>
            <w:lang w:eastAsia="it-IT"/>
          </w:rPr>
          <w:delText>INSERT</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ON</w:delText>
        </w:r>
        <w:r w:rsidRPr="007A5AA7" w:rsidDel="00595ACD">
          <w:rPr>
            <w:rFonts w:ascii="Consolas" w:eastAsia="Times New Roman" w:hAnsi="Consolas" w:cs="Times New Roman"/>
            <w:color w:val="000000"/>
            <w:sz w:val="18"/>
            <w:szCs w:val="18"/>
            <w:bdr w:val="none" w:sz="0" w:space="0" w:color="auto" w:frame="1"/>
            <w:lang w:eastAsia="it-IT"/>
          </w:rPr>
          <w:delText> Scheda_alimentazione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19" w:author="Utente" w:date="2017-11-19T23:15:00Z"/>
          <w:rFonts w:ascii="Consolas" w:eastAsia="Times New Roman" w:hAnsi="Consolas" w:cs="Times New Roman"/>
          <w:color w:val="5C5C5C"/>
          <w:sz w:val="18"/>
          <w:szCs w:val="18"/>
          <w:lang w:eastAsia="it-IT"/>
        </w:rPr>
      </w:pPr>
      <w:del w:id="820" w:author="Utente" w:date="2017-11-19T23:15:00Z">
        <w:r w:rsidRPr="007A5AA7" w:rsidDel="00595ACD">
          <w:rPr>
            <w:rFonts w:ascii="Consolas" w:eastAsia="Times New Roman" w:hAnsi="Consolas" w:cs="Times New Roman"/>
            <w:b/>
            <w:bCs/>
            <w:color w:val="006699"/>
            <w:sz w:val="18"/>
            <w:szCs w:val="18"/>
            <w:bdr w:val="none" w:sz="0" w:space="0" w:color="auto" w:frame="1"/>
            <w:lang w:eastAsia="it-IT"/>
          </w:rPr>
          <w:delText>FOR</w:delText>
        </w:r>
        <w:r w:rsidRPr="007A5AA7" w:rsidDel="00595ACD">
          <w:rPr>
            <w:rFonts w:ascii="Consolas" w:eastAsia="Times New Roman" w:hAnsi="Consolas" w:cs="Times New Roman"/>
            <w:color w:val="000000"/>
            <w:sz w:val="18"/>
            <w:szCs w:val="18"/>
            <w:bdr w:val="none" w:sz="0" w:space="0" w:color="auto" w:frame="1"/>
            <w:lang w:eastAsia="it-IT"/>
          </w:rPr>
          <w:delText> EACH ROW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21" w:author="Utente" w:date="2017-11-19T23:15:00Z"/>
          <w:rFonts w:ascii="Consolas" w:eastAsia="Times New Roman" w:hAnsi="Consolas" w:cs="Times New Roman"/>
          <w:color w:val="5C5C5C"/>
          <w:sz w:val="18"/>
          <w:szCs w:val="18"/>
          <w:lang w:eastAsia="it-IT"/>
        </w:rPr>
      </w:pPr>
      <w:del w:id="822"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BEGIN</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23" w:author="Utente" w:date="2017-11-19T23:15:00Z"/>
          <w:rFonts w:ascii="Consolas" w:eastAsia="Times New Roman" w:hAnsi="Consolas" w:cs="Times New Roman"/>
          <w:color w:val="5C5C5C"/>
          <w:sz w:val="18"/>
          <w:szCs w:val="18"/>
          <w:lang w:eastAsia="it-IT"/>
        </w:rPr>
      </w:pPr>
      <w:del w:id="824"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25" w:author="Utente" w:date="2017-11-19T23:15:00Z"/>
          <w:rFonts w:ascii="Consolas" w:eastAsia="Times New Roman" w:hAnsi="Consolas" w:cs="Times New Roman"/>
          <w:color w:val="5C5C5C"/>
          <w:sz w:val="18"/>
          <w:szCs w:val="18"/>
          <w:lang w:val="en-US" w:eastAsia="it-IT"/>
        </w:rPr>
      </w:pPr>
      <w:del w:id="826" w:author="Utente" w:date="2017-11-19T23:15:00Z">
        <w:r w:rsidRPr="007A5AA7" w:rsidDel="00595ACD">
          <w:rPr>
            <w:rFonts w:ascii="Consolas" w:eastAsia="Times New Roman" w:hAnsi="Consolas" w:cs="Times New Roman"/>
            <w:color w:val="000000"/>
            <w:sz w:val="18"/>
            <w:szCs w:val="18"/>
            <w:bdr w:val="none" w:sz="0" w:space="0" w:color="auto" w:frame="1"/>
            <w:lang w:val="en-US" w:eastAsia="it-IT"/>
          </w:rPr>
          <w:delText>        IF NEW.DataInizio&gt;=NEW.DataFine </w:delText>
        </w:r>
        <w:r w:rsidRPr="007A5AA7" w:rsidDel="00595ACD">
          <w:rPr>
            <w:rFonts w:ascii="Consolas" w:eastAsia="Times New Roman" w:hAnsi="Consolas" w:cs="Times New Roman"/>
            <w:b/>
            <w:bCs/>
            <w:color w:val="006699"/>
            <w:sz w:val="18"/>
            <w:szCs w:val="18"/>
            <w:bdr w:val="none" w:sz="0" w:space="0" w:color="auto" w:frame="1"/>
            <w:lang w:val="en-US" w:eastAsia="it-IT"/>
          </w:rPr>
          <w:delText>THEN</w:delText>
        </w:r>
        <w:r w:rsidRPr="007A5AA7" w:rsidDel="00595ACD">
          <w:rPr>
            <w:rFonts w:ascii="Consolas" w:eastAsia="Times New Roman" w:hAnsi="Consolas" w:cs="Times New Roman"/>
            <w:color w:val="000000"/>
            <w:sz w:val="18"/>
            <w:szCs w:val="18"/>
            <w:bdr w:val="none" w:sz="0" w:space="0" w:color="auto" w:frame="1"/>
            <w:lang w:val="en-US" w:eastAsia="it-IT"/>
          </w:rPr>
          <w:delText>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27" w:author="Utente" w:date="2017-11-19T23:15:00Z"/>
          <w:rFonts w:ascii="Consolas" w:eastAsia="Times New Roman" w:hAnsi="Consolas" w:cs="Times New Roman"/>
          <w:color w:val="5C5C5C"/>
          <w:sz w:val="18"/>
          <w:szCs w:val="18"/>
          <w:lang w:eastAsia="it-IT"/>
        </w:rPr>
      </w:pPr>
      <w:del w:id="828" w:author="Utente" w:date="2017-11-19T23:15:00Z">
        <w:r w:rsidRPr="007A5AA7" w:rsidDel="00595ACD">
          <w:rPr>
            <w:rFonts w:ascii="Consolas" w:eastAsia="Times New Roman" w:hAnsi="Consolas" w:cs="Times New Roman"/>
            <w:color w:val="000000"/>
            <w:sz w:val="18"/>
            <w:szCs w:val="18"/>
            <w:bdr w:val="none" w:sz="0" w:space="0" w:color="auto" w:frame="1"/>
            <w:lang w:val="en-US" w:eastAsia="it-IT"/>
          </w:rPr>
          <w:delText>            </w:delText>
        </w:r>
        <w:r w:rsidRPr="007A5AA7" w:rsidDel="00595ACD">
          <w:rPr>
            <w:rFonts w:ascii="Consolas" w:eastAsia="Times New Roman" w:hAnsi="Consolas" w:cs="Times New Roman"/>
            <w:color w:val="000000"/>
            <w:sz w:val="18"/>
            <w:szCs w:val="18"/>
            <w:bdr w:val="none" w:sz="0" w:space="0" w:color="auto" w:frame="1"/>
            <w:lang w:eastAsia="it-IT"/>
          </w:rPr>
          <w:delText>SIGNAL SQLSTATE </w:delText>
        </w:r>
        <w:r w:rsidRPr="007A5AA7" w:rsidDel="00595ACD">
          <w:rPr>
            <w:rFonts w:ascii="Consolas" w:eastAsia="Times New Roman" w:hAnsi="Consolas" w:cs="Times New Roman"/>
            <w:color w:val="0000FF"/>
            <w:sz w:val="18"/>
            <w:szCs w:val="18"/>
            <w:bdr w:val="none" w:sz="0" w:space="0" w:color="auto" w:frame="1"/>
            <w:lang w:eastAsia="it-IT"/>
          </w:rPr>
          <w:delText>'45000'</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29" w:author="Utente" w:date="2017-11-19T23:15:00Z"/>
          <w:rFonts w:ascii="Consolas" w:eastAsia="Times New Roman" w:hAnsi="Consolas" w:cs="Times New Roman"/>
          <w:color w:val="5C5C5C"/>
          <w:sz w:val="18"/>
          <w:szCs w:val="18"/>
          <w:lang w:eastAsia="it-IT"/>
        </w:rPr>
      </w:pPr>
      <w:del w:id="830"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SET</w:delText>
        </w:r>
        <w:r w:rsidRPr="007A5AA7" w:rsidDel="00595ACD">
          <w:rPr>
            <w:rFonts w:ascii="Consolas" w:eastAsia="Times New Roman" w:hAnsi="Consolas" w:cs="Times New Roman"/>
            <w:color w:val="000000"/>
            <w:sz w:val="18"/>
            <w:szCs w:val="18"/>
            <w:bdr w:val="none" w:sz="0" w:space="0" w:color="auto" w:frame="1"/>
            <w:lang w:eastAsia="it-IT"/>
          </w:rPr>
          <w:delText> MESSAGE_TEXT = </w:delText>
        </w:r>
        <w:r w:rsidRPr="007A5AA7" w:rsidDel="00595ACD">
          <w:rPr>
            <w:rFonts w:ascii="Consolas" w:eastAsia="Times New Roman" w:hAnsi="Consolas" w:cs="Times New Roman"/>
            <w:color w:val="0000FF"/>
            <w:sz w:val="18"/>
            <w:szCs w:val="18"/>
            <w:bdr w:val="none" w:sz="0" w:space="0" w:color="auto" w:frame="1"/>
            <w:lang w:eastAsia="it-IT"/>
          </w:rPr>
          <w:delText>"La data della fine di una scheda di alimentazione </w:delText>
        </w:r>
        <w:r w:rsidR="000466BE" w:rsidDel="00595ACD">
          <w:rPr>
            <w:rFonts w:ascii="Consolas" w:eastAsia="Times New Roman" w:hAnsi="Consolas" w:cs="Times New Roman"/>
            <w:color w:val="0000FF"/>
            <w:sz w:val="18"/>
            <w:szCs w:val="18"/>
            <w:bdr w:val="none" w:sz="0" w:space="0" w:color="auto" w:frame="1"/>
            <w:lang w:eastAsia="it-IT"/>
          </w:rPr>
          <w:delText xml:space="preserve">                                                 </w:delText>
        </w:r>
        <w:r w:rsidRPr="007A5AA7" w:rsidDel="00595ACD">
          <w:rPr>
            <w:rFonts w:ascii="Consolas" w:eastAsia="Times New Roman" w:hAnsi="Consolas" w:cs="Times New Roman"/>
            <w:color w:val="0000FF"/>
            <w:sz w:val="18"/>
            <w:szCs w:val="18"/>
            <w:bdr w:val="none" w:sz="0" w:space="0" w:color="auto" w:frame="1"/>
            <w:lang w:eastAsia="it-IT"/>
          </w:rPr>
          <w:delText>non puo' essere minore di quella di inizio"</w:delText>
        </w:r>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31" w:author="Utente" w:date="2017-11-19T23:15:00Z"/>
          <w:rFonts w:ascii="Consolas" w:eastAsia="Times New Roman" w:hAnsi="Consolas" w:cs="Times New Roman"/>
          <w:color w:val="5C5C5C"/>
          <w:sz w:val="18"/>
          <w:szCs w:val="18"/>
          <w:lang w:eastAsia="it-IT"/>
        </w:rPr>
      </w:pPr>
      <w:del w:id="832"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END</w:delText>
        </w:r>
        <w:r w:rsidRPr="007A5AA7" w:rsidDel="00595ACD">
          <w:rPr>
            <w:rFonts w:ascii="Consolas" w:eastAsia="Times New Roman" w:hAnsi="Consolas" w:cs="Times New Roman"/>
            <w:color w:val="000000"/>
            <w:sz w:val="18"/>
            <w:szCs w:val="18"/>
            <w:bdr w:val="none" w:sz="0" w:space="0" w:color="auto" w:frame="1"/>
            <w:lang w:eastAsia="it-IT"/>
          </w:rPr>
          <w:delText> IF;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33" w:author="Utente" w:date="2017-11-19T23:15:00Z"/>
          <w:rFonts w:ascii="Consolas" w:eastAsia="Times New Roman" w:hAnsi="Consolas" w:cs="Times New Roman"/>
          <w:color w:val="5C5C5C"/>
          <w:sz w:val="18"/>
          <w:szCs w:val="18"/>
          <w:lang w:eastAsia="it-IT"/>
        </w:rPr>
      </w:pPr>
      <w:del w:id="834"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35" w:author="Utente" w:date="2017-11-19T23:15:00Z"/>
          <w:rFonts w:ascii="Consolas" w:eastAsia="Times New Roman" w:hAnsi="Consolas" w:cs="Times New Roman"/>
          <w:color w:val="5C5C5C"/>
          <w:sz w:val="18"/>
          <w:szCs w:val="18"/>
          <w:lang w:eastAsia="it-IT"/>
        </w:rPr>
      </w:pPr>
      <w:del w:id="836" w:author="Utente" w:date="2017-11-19T23:15:00Z">
        <w:r w:rsidRPr="007A5AA7" w:rsidDel="00595ACD">
          <w:rPr>
            <w:rFonts w:ascii="Consolas" w:eastAsia="Times New Roman" w:hAnsi="Consolas" w:cs="Times New Roman"/>
            <w:color w:val="000000"/>
            <w:sz w:val="18"/>
            <w:szCs w:val="18"/>
            <w:bdr w:val="none" w:sz="0" w:space="0" w:color="auto" w:frame="1"/>
            <w:lang w:eastAsia="it-IT"/>
          </w:rPr>
          <w:lastRenderedPageBreak/>
          <w:delText>    </w:delText>
        </w:r>
        <w:r w:rsidRPr="007A5AA7" w:rsidDel="00595ACD">
          <w:rPr>
            <w:rFonts w:ascii="Consolas" w:eastAsia="Times New Roman" w:hAnsi="Consolas" w:cs="Times New Roman"/>
            <w:b/>
            <w:bCs/>
            <w:color w:val="006699"/>
            <w:sz w:val="18"/>
            <w:szCs w:val="18"/>
            <w:bdr w:val="none" w:sz="0" w:space="0" w:color="auto" w:frame="1"/>
            <w:lang w:eastAsia="it-IT"/>
          </w:rPr>
          <w:delText>END</w:delText>
        </w:r>
        <w:r w:rsidRPr="007A5AA7" w:rsidDel="00595ACD">
          <w:rPr>
            <w:rFonts w:ascii="Consolas" w:eastAsia="Times New Roman" w:hAnsi="Consolas" w:cs="Times New Roman"/>
            <w:color w:val="000000"/>
            <w:sz w:val="18"/>
            <w:szCs w:val="18"/>
            <w:bdr w:val="none" w:sz="0" w:space="0" w:color="auto" w:frame="1"/>
            <w:lang w:eastAsia="it-IT"/>
          </w:rPr>
          <w:delText> $$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37" w:author="Utente" w:date="2017-11-19T23:15:00Z"/>
          <w:rFonts w:ascii="Consolas" w:eastAsia="Times New Roman" w:hAnsi="Consolas" w:cs="Times New Roman"/>
          <w:color w:val="5C5C5C"/>
          <w:sz w:val="18"/>
          <w:szCs w:val="18"/>
          <w:lang w:eastAsia="it-IT"/>
        </w:rPr>
      </w:pPr>
      <w:del w:id="838"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DELIMITER ;  </w:delText>
        </w:r>
      </w:del>
    </w:p>
    <w:p w:rsidR="007A5AA7" w:rsidRPr="007A5AA7" w:rsidDel="00595ACD" w:rsidRDefault="007A5AA7" w:rsidP="00DF652C">
      <w:pPr>
        <w:numPr>
          <w:ilvl w:val="0"/>
          <w:numId w:val="48"/>
        </w:numPr>
        <w:pBdr>
          <w:left w:val="single" w:sz="18" w:space="0" w:color="6CE26C"/>
        </w:pBdr>
        <w:shd w:val="clear" w:color="auto" w:fill="F8F8F8"/>
        <w:spacing w:before="0" w:beforeAutospacing="1" w:after="0" w:afterAutospacing="1" w:line="210" w:lineRule="atLeast"/>
        <w:rPr>
          <w:del w:id="839" w:author="Utente" w:date="2017-11-19T23:15:00Z"/>
          <w:rFonts w:ascii="Consolas" w:eastAsia="Times New Roman" w:hAnsi="Consolas" w:cs="Times New Roman"/>
          <w:color w:val="5C5C5C"/>
          <w:sz w:val="18"/>
          <w:szCs w:val="18"/>
          <w:lang w:eastAsia="it-IT"/>
        </w:rPr>
      </w:pPr>
      <w:del w:id="840" w:author="Utente" w:date="2017-11-19T23:15:00Z">
        <w:r w:rsidRPr="007A5AA7" w:rsidDel="00595ACD">
          <w:rPr>
            <w:rFonts w:ascii="Consolas" w:eastAsia="Times New Roman" w:hAnsi="Consolas" w:cs="Times New Roman"/>
            <w:color w:val="000000"/>
            <w:sz w:val="18"/>
            <w:szCs w:val="18"/>
            <w:bdr w:val="none" w:sz="0" w:space="0" w:color="auto" w:frame="1"/>
            <w:lang w:eastAsia="it-IT"/>
          </w:rPr>
          <w:delText>  </w:delText>
        </w:r>
      </w:del>
    </w:p>
    <w:p w:rsidR="007A5AA7" w:rsidRPr="007A5AA7" w:rsidDel="00595ACD" w:rsidRDefault="007A5AA7" w:rsidP="00DF652C">
      <w:pPr>
        <w:numPr>
          <w:ilvl w:val="0"/>
          <w:numId w:val="48"/>
        </w:numPr>
        <w:pBdr>
          <w:left w:val="single" w:sz="18" w:space="0" w:color="6CE26C"/>
        </w:pBdr>
        <w:shd w:val="clear" w:color="auto" w:fill="FFFFFF"/>
        <w:spacing w:before="0" w:beforeAutospacing="1" w:after="0" w:afterAutospacing="1" w:line="210" w:lineRule="atLeast"/>
        <w:rPr>
          <w:del w:id="841" w:author="Utente" w:date="2017-11-19T23:15:00Z"/>
          <w:rFonts w:ascii="Consolas" w:eastAsia="Times New Roman" w:hAnsi="Consolas" w:cs="Times New Roman"/>
          <w:color w:val="5C5C5C"/>
          <w:sz w:val="18"/>
          <w:szCs w:val="18"/>
          <w:lang w:eastAsia="it-IT"/>
        </w:rPr>
      </w:pPr>
      <w:del w:id="842" w:author="Utente" w:date="2017-11-19T23:15:00Z">
        <w:r w:rsidRPr="007A5AA7" w:rsidDel="00595ACD">
          <w:rPr>
            <w:rFonts w:ascii="Consolas" w:eastAsia="Times New Roman" w:hAnsi="Consolas" w:cs="Times New Roman"/>
            <w:b/>
            <w:bCs/>
            <w:color w:val="006699"/>
            <w:sz w:val="18"/>
            <w:szCs w:val="18"/>
            <w:bdr w:val="none" w:sz="0" w:space="0" w:color="auto" w:frame="1"/>
            <w:lang w:eastAsia="it-IT"/>
          </w:rPr>
          <w:delText>INSERT</w:delText>
        </w:r>
        <w:r w:rsidRPr="007A5AA7" w:rsidDel="00595ACD">
          <w:rPr>
            <w:rFonts w:ascii="Consolas" w:eastAsia="Times New Roman" w:hAnsi="Consolas" w:cs="Times New Roman"/>
            <w:color w:val="000000"/>
            <w:sz w:val="18"/>
            <w:szCs w:val="18"/>
            <w:bdr w:val="none" w:sz="0" w:space="0" w:color="auto" w:frame="1"/>
            <w:lang w:eastAsia="it-IT"/>
          </w:rPr>
          <w:delText> </w:delText>
        </w:r>
        <w:r w:rsidRPr="007A5AA7" w:rsidDel="00595ACD">
          <w:rPr>
            <w:rFonts w:ascii="Consolas" w:eastAsia="Times New Roman" w:hAnsi="Consolas" w:cs="Times New Roman"/>
            <w:b/>
            <w:bCs/>
            <w:color w:val="006699"/>
            <w:sz w:val="18"/>
            <w:szCs w:val="18"/>
            <w:bdr w:val="none" w:sz="0" w:space="0" w:color="auto" w:frame="1"/>
            <w:lang w:eastAsia="it-IT"/>
          </w:rPr>
          <w:delText>INTO</w:delText>
        </w:r>
        <w:r w:rsidRPr="007A5AA7" w:rsidDel="00595ACD">
          <w:rPr>
            <w:rFonts w:ascii="Consolas" w:eastAsia="Times New Roman" w:hAnsi="Consolas" w:cs="Times New Roman"/>
            <w:color w:val="000000"/>
            <w:sz w:val="18"/>
            <w:szCs w:val="18"/>
            <w:bdr w:val="none" w:sz="0" w:space="0" w:color="auto" w:frame="1"/>
            <w:lang w:eastAsia="it-IT"/>
          </w:rPr>
          <w:delText> scheda_alimentazione </w:delText>
        </w:r>
        <w:r w:rsidRPr="007A5AA7" w:rsidDel="00595ACD">
          <w:rPr>
            <w:rFonts w:ascii="Consolas" w:eastAsia="Times New Roman" w:hAnsi="Consolas" w:cs="Times New Roman"/>
            <w:b/>
            <w:bCs/>
            <w:color w:val="006699"/>
            <w:sz w:val="18"/>
            <w:szCs w:val="18"/>
            <w:bdr w:val="none" w:sz="0" w:space="0" w:color="auto" w:frame="1"/>
            <w:lang w:eastAsia="it-IT"/>
          </w:rPr>
          <w:delText>VALUES</w:delText>
        </w:r>
        <w:r w:rsidRPr="007A5AA7" w:rsidDel="00595ACD">
          <w:rPr>
            <w:rFonts w:ascii="Consolas" w:eastAsia="Times New Roman" w:hAnsi="Consolas" w:cs="Times New Roman"/>
            <w:color w:val="000000"/>
            <w:sz w:val="18"/>
            <w:szCs w:val="18"/>
            <w:bdr w:val="none" w:sz="0" w:space="0" w:color="auto" w:frame="1"/>
            <w:lang w:eastAsia="it-IT"/>
          </w:rPr>
          <w:delText> </w:delText>
        </w:r>
        <w:r w:rsidR="000466BE" w:rsidDel="00595ACD">
          <w:rPr>
            <w:rFonts w:ascii="Consolas" w:eastAsia="Times New Roman" w:hAnsi="Consolas" w:cs="Times New Roman"/>
            <w:color w:val="000000"/>
            <w:sz w:val="18"/>
            <w:szCs w:val="18"/>
            <w:bdr w:val="none" w:sz="0" w:space="0" w:color="auto" w:frame="1"/>
            <w:lang w:eastAsia="it-IT"/>
          </w:rPr>
          <w:delText xml:space="preserve">                                                                       </w:delText>
        </w:r>
        <w:r w:rsidRPr="007A5AA7" w:rsidDel="00595ACD">
          <w:rPr>
            <w:rFonts w:ascii="Consolas" w:eastAsia="Times New Roman" w:hAnsi="Consolas" w:cs="Times New Roman"/>
            <w:color w:val="000000"/>
            <w:sz w:val="18"/>
            <w:szCs w:val="18"/>
            <w:bdr w:val="none" w:sz="0" w:space="0" w:color="auto" w:frame="1"/>
            <w:lang w:eastAsia="it-IT"/>
          </w:rPr>
          <w:delText>(8150,</w:delText>
        </w:r>
        <w:r w:rsidRPr="007A5AA7" w:rsidDel="00595ACD">
          <w:rPr>
            <w:rFonts w:ascii="Consolas" w:eastAsia="Times New Roman" w:hAnsi="Consolas" w:cs="Times New Roman"/>
            <w:color w:val="0000FF"/>
            <w:sz w:val="18"/>
            <w:szCs w:val="18"/>
            <w:bdr w:val="none" w:sz="0" w:space="0" w:color="auto" w:frame="1"/>
            <w:lang w:eastAsia="it-IT"/>
          </w:rPr>
          <w:delText>'1834925538880060'</w:delText>
        </w:r>
        <w:r w:rsidRPr="007A5AA7" w:rsidDel="00595ACD">
          <w:rPr>
            <w:rFonts w:ascii="Consolas" w:eastAsia="Times New Roman" w:hAnsi="Consolas" w:cs="Times New Roman"/>
            <w:color w:val="000000"/>
            <w:sz w:val="18"/>
            <w:szCs w:val="18"/>
            <w:bdr w:val="none" w:sz="0" w:space="0" w:color="auto" w:frame="1"/>
            <w:lang w:eastAsia="it-IT"/>
          </w:rPr>
          <w:delText>,</w:delText>
        </w:r>
        <w:r w:rsidRPr="007A5AA7" w:rsidDel="00595ACD">
          <w:rPr>
            <w:rFonts w:ascii="Consolas" w:eastAsia="Times New Roman" w:hAnsi="Consolas" w:cs="Times New Roman"/>
            <w:color w:val="0000FF"/>
            <w:sz w:val="18"/>
            <w:szCs w:val="18"/>
            <w:bdr w:val="none" w:sz="0" w:space="0" w:color="auto" w:frame="1"/>
            <w:lang w:eastAsia="it-IT"/>
          </w:rPr>
          <w:delText>'4424212744140110'</w:delText>
        </w:r>
        <w:r w:rsidRPr="007A5AA7" w:rsidDel="00595ACD">
          <w:rPr>
            <w:rFonts w:ascii="Consolas" w:eastAsia="Times New Roman" w:hAnsi="Consolas" w:cs="Times New Roman"/>
            <w:color w:val="000000"/>
            <w:sz w:val="18"/>
            <w:szCs w:val="18"/>
            <w:bdr w:val="none" w:sz="0" w:space="0" w:color="auto" w:frame="1"/>
            <w:lang w:eastAsia="it-IT"/>
          </w:rPr>
          <w:delText>,</w:delText>
        </w:r>
        <w:r w:rsidRPr="007A5AA7" w:rsidDel="00595ACD">
          <w:rPr>
            <w:rFonts w:ascii="Consolas" w:eastAsia="Times New Roman" w:hAnsi="Consolas" w:cs="Times New Roman"/>
            <w:color w:val="0000FF"/>
            <w:sz w:val="18"/>
            <w:szCs w:val="18"/>
            <w:bdr w:val="none" w:sz="0" w:space="0" w:color="auto" w:frame="1"/>
            <w:lang w:eastAsia="it-IT"/>
          </w:rPr>
          <w:delText>'2014/12/22'</w:delText>
        </w:r>
        <w:r w:rsidRPr="007A5AA7" w:rsidDel="00595ACD">
          <w:rPr>
            <w:rFonts w:ascii="Consolas" w:eastAsia="Times New Roman" w:hAnsi="Consolas" w:cs="Times New Roman"/>
            <w:color w:val="000000"/>
            <w:sz w:val="18"/>
            <w:szCs w:val="18"/>
            <w:bdr w:val="none" w:sz="0" w:space="0" w:color="auto" w:frame="1"/>
            <w:lang w:eastAsia="it-IT"/>
          </w:rPr>
          <w:delText>,</w:delText>
        </w:r>
        <w:r w:rsidRPr="007A5AA7" w:rsidDel="00595ACD">
          <w:rPr>
            <w:rFonts w:ascii="Consolas" w:eastAsia="Times New Roman" w:hAnsi="Consolas" w:cs="Times New Roman"/>
            <w:color w:val="0000FF"/>
            <w:sz w:val="18"/>
            <w:szCs w:val="18"/>
            <w:bdr w:val="none" w:sz="0" w:space="0" w:color="auto" w:frame="1"/>
            <w:lang w:eastAsia="it-IT"/>
          </w:rPr>
          <w:delText>'2015/06/20'</w:delText>
        </w:r>
        <w:r w:rsidRPr="007A5AA7" w:rsidDel="00595ACD">
          <w:rPr>
            <w:rFonts w:ascii="Consolas" w:eastAsia="Times New Roman" w:hAnsi="Consolas" w:cs="Times New Roman"/>
            <w:color w:val="000000"/>
            <w:sz w:val="18"/>
            <w:szCs w:val="18"/>
            <w:bdr w:val="none" w:sz="0" w:space="0" w:color="auto" w:frame="1"/>
            <w:lang w:eastAsia="it-IT"/>
          </w:rPr>
          <w:delText>,268); </w:delText>
        </w:r>
      </w:del>
    </w:p>
    <w:p w:rsidR="00595ACD" w:rsidRDefault="00595ACD" w:rsidP="007A5AA7">
      <w:pPr>
        <w:rPr>
          <w:ins w:id="843" w:author="Utente" w:date="2017-11-19T23:15:00Z"/>
          <w:lang w:eastAsia="it-IT"/>
        </w:rPr>
      </w:pPr>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44" w:author="Utente" w:date="2017-11-19T23:16:00Z"/>
          <w:rFonts w:ascii="Consolas" w:eastAsia="Times New Roman" w:hAnsi="Consolas" w:cs="Times New Roman"/>
          <w:color w:val="5C5C5C"/>
          <w:sz w:val="18"/>
          <w:szCs w:val="18"/>
          <w:lang w:eastAsia="it-IT"/>
        </w:rPr>
      </w:pPr>
      <w:ins w:id="845" w:author="Utente" w:date="2017-11-19T23:16:00Z">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46" w:author="Utente" w:date="2017-11-19T23:16:00Z"/>
          <w:rFonts w:ascii="Consolas" w:eastAsia="Times New Roman" w:hAnsi="Consolas" w:cs="Times New Roman"/>
          <w:color w:val="5C5C5C"/>
          <w:sz w:val="18"/>
          <w:szCs w:val="18"/>
          <w:lang w:eastAsia="it-IT"/>
        </w:rPr>
      </w:pPr>
      <w:ins w:id="847" w:author="Utente" w:date="2017-11-19T23:16:00Z">
        <w:r w:rsidRPr="00595ACD">
          <w:rPr>
            <w:rFonts w:ascii="Consolas" w:eastAsia="Times New Roman" w:hAnsi="Consolas" w:cs="Times New Roman"/>
            <w:color w:val="008200"/>
            <w:sz w:val="18"/>
            <w:szCs w:val="18"/>
            <w:bdr w:val="none" w:sz="0" w:space="0" w:color="auto" w:frame="1"/>
            <w:lang w:eastAsia="it-IT"/>
          </w:rPr>
          <w:t>-- Vincolo scheda alimentazione</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48" w:author="Utente" w:date="2017-11-19T23:16:00Z"/>
          <w:rFonts w:ascii="Consolas" w:eastAsia="Times New Roman" w:hAnsi="Consolas" w:cs="Times New Roman"/>
          <w:color w:val="5C5C5C"/>
          <w:sz w:val="18"/>
          <w:szCs w:val="18"/>
          <w:lang w:eastAsia="it-IT"/>
        </w:rPr>
      </w:pPr>
      <w:ins w:id="849" w:author="Utente" w:date="2017-11-19T23:16:00Z">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50" w:author="Utente" w:date="2017-11-19T23:16:00Z"/>
          <w:rFonts w:ascii="Consolas" w:eastAsia="Times New Roman" w:hAnsi="Consolas" w:cs="Times New Roman"/>
          <w:color w:val="5C5C5C"/>
          <w:sz w:val="18"/>
          <w:szCs w:val="18"/>
          <w:lang w:eastAsia="it-IT"/>
        </w:rPr>
      </w:pPr>
      <w:ins w:id="851" w:author="Utente" w:date="2017-11-19T23:16:00Z">
        <w:r w:rsidRPr="00595ACD">
          <w:rPr>
            <w:rFonts w:ascii="Consolas" w:eastAsia="Times New Roman" w:hAnsi="Consolas" w:cs="Times New Roman"/>
            <w:b/>
            <w:bCs/>
            <w:color w:val="006699"/>
            <w:sz w:val="18"/>
            <w:szCs w:val="18"/>
            <w:bdr w:val="none" w:sz="0" w:space="0" w:color="auto" w:frame="1"/>
            <w:lang w:eastAsia="it-IT"/>
          </w:rPr>
          <w:t>DROP</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TRIGGER</w:t>
        </w:r>
        <w:r w:rsidRPr="00595ACD">
          <w:rPr>
            <w:rFonts w:ascii="Consolas" w:eastAsia="Times New Roman" w:hAnsi="Consolas" w:cs="Times New Roman"/>
            <w:color w:val="000000"/>
            <w:sz w:val="18"/>
            <w:szCs w:val="18"/>
            <w:bdr w:val="none" w:sz="0" w:space="0" w:color="auto" w:frame="1"/>
            <w:lang w:eastAsia="it-IT"/>
          </w:rPr>
          <w:t> IF EXISTS `Progetto`.`vincoli_scheda_alimentazione`;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52" w:author="Utente" w:date="2017-11-19T23:16:00Z"/>
          <w:rFonts w:ascii="Consolas" w:eastAsia="Times New Roman" w:hAnsi="Consolas" w:cs="Times New Roman"/>
          <w:color w:val="5C5C5C"/>
          <w:sz w:val="18"/>
          <w:szCs w:val="18"/>
          <w:lang w:eastAsia="it-IT"/>
        </w:rPr>
      </w:pPr>
      <w:ins w:id="853" w:author="Utente" w:date="2017-11-19T23:16:00Z">
        <w:r w:rsidRPr="00595ACD">
          <w:rPr>
            <w:rFonts w:ascii="Consolas" w:eastAsia="Times New Roman" w:hAnsi="Consolas" w:cs="Times New Roman"/>
            <w:color w:val="000000"/>
            <w:sz w:val="18"/>
            <w:szCs w:val="18"/>
            <w:bdr w:val="none" w:sz="0" w:space="0" w:color="auto" w:frame="1"/>
            <w:lang w:eastAsia="it-IT"/>
          </w:rPr>
          <w:t>DELIMITER $$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54" w:author="Utente" w:date="2017-11-19T23:16:00Z"/>
          <w:rFonts w:ascii="Consolas" w:eastAsia="Times New Roman" w:hAnsi="Consolas" w:cs="Times New Roman"/>
          <w:color w:val="5C5C5C"/>
          <w:sz w:val="18"/>
          <w:szCs w:val="18"/>
          <w:lang w:eastAsia="it-IT"/>
        </w:rPr>
      </w:pPr>
      <w:ins w:id="855" w:author="Utente" w:date="2017-11-19T23:16:00Z">
        <w:r w:rsidRPr="00595ACD">
          <w:rPr>
            <w:rFonts w:ascii="Consolas" w:eastAsia="Times New Roman" w:hAnsi="Consolas" w:cs="Times New Roman"/>
            <w:color w:val="000000"/>
            <w:sz w:val="18"/>
            <w:szCs w:val="18"/>
            <w:bdr w:val="none" w:sz="0" w:space="0" w:color="auto" w:frame="1"/>
            <w:lang w:eastAsia="it-IT"/>
          </w:rPr>
          <w:t>USE `Progetto`$$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56" w:author="Utente" w:date="2017-11-19T23:16:00Z"/>
          <w:rFonts w:ascii="Consolas" w:eastAsia="Times New Roman" w:hAnsi="Consolas" w:cs="Times New Roman"/>
          <w:color w:val="5C5C5C"/>
          <w:sz w:val="18"/>
          <w:szCs w:val="18"/>
          <w:lang w:eastAsia="it-IT"/>
        </w:rPr>
      </w:pPr>
      <w:ins w:id="857" w:author="Utente" w:date="2017-11-19T23:16:00Z">
        <w:r w:rsidRPr="00595ACD">
          <w:rPr>
            <w:rFonts w:ascii="Consolas" w:eastAsia="Times New Roman" w:hAnsi="Consolas" w:cs="Times New Roman"/>
            <w:b/>
            <w:bCs/>
            <w:color w:val="006699"/>
            <w:sz w:val="18"/>
            <w:szCs w:val="18"/>
            <w:bdr w:val="none" w:sz="0" w:space="0" w:color="auto" w:frame="1"/>
            <w:lang w:eastAsia="it-IT"/>
          </w:rPr>
          <w:t>CREATE</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TRIGGER</w:t>
        </w:r>
        <w:r w:rsidRPr="00595ACD">
          <w:rPr>
            <w:rFonts w:ascii="Consolas" w:eastAsia="Times New Roman" w:hAnsi="Consolas" w:cs="Times New Roman"/>
            <w:color w:val="000000"/>
            <w:sz w:val="18"/>
            <w:szCs w:val="18"/>
            <w:bdr w:val="none" w:sz="0" w:space="0" w:color="auto" w:frame="1"/>
            <w:lang w:eastAsia="it-IT"/>
          </w:rPr>
          <w:t> `vincoli_scheda_alimentazione`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58" w:author="Utente" w:date="2017-11-19T23:16:00Z"/>
          <w:rFonts w:ascii="Consolas" w:eastAsia="Times New Roman" w:hAnsi="Consolas" w:cs="Times New Roman"/>
          <w:color w:val="5C5C5C"/>
          <w:sz w:val="18"/>
          <w:szCs w:val="18"/>
          <w:lang w:eastAsia="it-IT"/>
        </w:rPr>
      </w:pPr>
      <w:ins w:id="859" w:author="Utente" w:date="2017-11-19T23:16:00Z">
        <w:r w:rsidRPr="00595ACD">
          <w:rPr>
            <w:rFonts w:ascii="Consolas" w:eastAsia="Times New Roman" w:hAnsi="Consolas" w:cs="Times New Roman"/>
            <w:color w:val="000000"/>
            <w:sz w:val="18"/>
            <w:szCs w:val="18"/>
            <w:bdr w:val="none" w:sz="0" w:space="0" w:color="auto" w:frame="1"/>
            <w:lang w:eastAsia="it-IT"/>
          </w:rPr>
          <w:t>BEFORE </w:t>
        </w:r>
        <w:r w:rsidRPr="00595ACD">
          <w:rPr>
            <w:rFonts w:ascii="Consolas" w:eastAsia="Times New Roman" w:hAnsi="Consolas" w:cs="Times New Roman"/>
            <w:b/>
            <w:bCs/>
            <w:color w:val="006699"/>
            <w:sz w:val="18"/>
            <w:szCs w:val="18"/>
            <w:bdr w:val="none" w:sz="0" w:space="0" w:color="auto" w:frame="1"/>
            <w:lang w:eastAsia="it-IT"/>
          </w:rPr>
          <w:t>INSERT</w:t>
        </w:r>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ON</w:t>
        </w:r>
        <w:r w:rsidRPr="00595ACD">
          <w:rPr>
            <w:rFonts w:ascii="Consolas" w:eastAsia="Times New Roman" w:hAnsi="Consolas" w:cs="Times New Roman"/>
            <w:color w:val="000000"/>
            <w:sz w:val="18"/>
            <w:szCs w:val="18"/>
            <w:bdr w:val="none" w:sz="0" w:space="0" w:color="auto" w:frame="1"/>
            <w:lang w:eastAsia="it-IT"/>
          </w:rPr>
          <w:t> Scheda_alimentazione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60" w:author="Utente" w:date="2017-11-19T23:16:00Z"/>
          <w:rFonts w:ascii="Consolas" w:eastAsia="Times New Roman" w:hAnsi="Consolas" w:cs="Times New Roman"/>
          <w:color w:val="5C5C5C"/>
          <w:sz w:val="18"/>
          <w:szCs w:val="18"/>
          <w:lang w:eastAsia="it-IT"/>
        </w:rPr>
      </w:pPr>
      <w:ins w:id="861" w:author="Utente" w:date="2017-11-19T23:16:00Z">
        <w:r w:rsidRPr="00595ACD">
          <w:rPr>
            <w:rFonts w:ascii="Consolas" w:eastAsia="Times New Roman" w:hAnsi="Consolas" w:cs="Times New Roman"/>
            <w:b/>
            <w:bCs/>
            <w:color w:val="006699"/>
            <w:sz w:val="18"/>
            <w:szCs w:val="18"/>
            <w:bdr w:val="none" w:sz="0" w:space="0" w:color="auto" w:frame="1"/>
            <w:lang w:eastAsia="it-IT"/>
          </w:rPr>
          <w:t>FOR</w:t>
        </w:r>
        <w:r w:rsidRPr="00595ACD">
          <w:rPr>
            <w:rFonts w:ascii="Consolas" w:eastAsia="Times New Roman" w:hAnsi="Consolas" w:cs="Times New Roman"/>
            <w:color w:val="000000"/>
            <w:sz w:val="18"/>
            <w:szCs w:val="18"/>
            <w:bdr w:val="none" w:sz="0" w:space="0" w:color="auto" w:frame="1"/>
            <w:lang w:eastAsia="it-IT"/>
          </w:rPr>
          <w:t> EACH ROW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62" w:author="Utente" w:date="2017-11-19T23:16:00Z"/>
          <w:rFonts w:ascii="Consolas" w:eastAsia="Times New Roman" w:hAnsi="Consolas" w:cs="Times New Roman"/>
          <w:color w:val="5C5C5C"/>
          <w:sz w:val="18"/>
          <w:szCs w:val="18"/>
          <w:lang w:eastAsia="it-IT"/>
        </w:rPr>
      </w:pPr>
      <w:ins w:id="863" w:author="Utente" w:date="2017-11-19T23:16: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BEGIN</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64" w:author="Utente" w:date="2017-11-19T23:16:00Z"/>
          <w:rFonts w:ascii="Consolas" w:eastAsia="Times New Roman" w:hAnsi="Consolas" w:cs="Times New Roman"/>
          <w:color w:val="5C5C5C"/>
          <w:sz w:val="18"/>
          <w:szCs w:val="18"/>
          <w:lang w:eastAsia="it-IT"/>
        </w:rPr>
      </w:pPr>
      <w:ins w:id="865" w:author="Utente" w:date="2017-11-19T23:16:00Z">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66" w:author="Utente" w:date="2017-11-19T23:16:00Z"/>
          <w:rFonts w:ascii="Consolas" w:eastAsia="Times New Roman" w:hAnsi="Consolas" w:cs="Times New Roman"/>
          <w:color w:val="5C5C5C"/>
          <w:sz w:val="18"/>
          <w:szCs w:val="18"/>
          <w:lang w:val="en-US" w:eastAsia="it-IT"/>
          <w:rPrChange w:id="867" w:author="Utente" w:date="2017-11-19T23:16:00Z">
            <w:rPr>
              <w:ins w:id="868" w:author="Utente" w:date="2017-11-19T23:16:00Z"/>
              <w:rFonts w:ascii="Consolas" w:eastAsia="Times New Roman" w:hAnsi="Consolas" w:cs="Times New Roman"/>
              <w:color w:val="5C5C5C"/>
              <w:sz w:val="18"/>
              <w:szCs w:val="18"/>
              <w:lang w:eastAsia="it-IT"/>
            </w:rPr>
          </w:rPrChange>
        </w:rPr>
      </w:pPr>
      <w:ins w:id="869" w:author="Utente" w:date="2017-11-19T23:16:00Z">
        <w:r w:rsidRPr="00595ACD">
          <w:rPr>
            <w:rFonts w:ascii="Consolas" w:eastAsia="Times New Roman" w:hAnsi="Consolas" w:cs="Times New Roman"/>
            <w:color w:val="000000"/>
            <w:sz w:val="18"/>
            <w:szCs w:val="18"/>
            <w:bdr w:val="none" w:sz="0" w:space="0" w:color="auto" w:frame="1"/>
            <w:lang w:val="en-US" w:eastAsia="it-IT"/>
            <w:rPrChange w:id="870" w:author="Utente" w:date="2017-11-19T23:16:00Z">
              <w:rPr>
                <w:rFonts w:ascii="Consolas" w:eastAsia="Times New Roman" w:hAnsi="Consolas" w:cs="Times New Roman"/>
                <w:color w:val="000000"/>
                <w:sz w:val="18"/>
                <w:szCs w:val="18"/>
                <w:bdr w:val="none" w:sz="0" w:space="0" w:color="auto" w:frame="1"/>
                <w:lang w:eastAsia="it-IT"/>
              </w:rPr>
            </w:rPrChange>
          </w:rPr>
          <w:t>        IF NEW.DataInizio&gt;=NEW.DataFine </w:t>
        </w:r>
        <w:r w:rsidRPr="00595ACD">
          <w:rPr>
            <w:rFonts w:ascii="Consolas" w:eastAsia="Times New Roman" w:hAnsi="Consolas" w:cs="Times New Roman"/>
            <w:b/>
            <w:bCs/>
            <w:color w:val="006699"/>
            <w:sz w:val="18"/>
            <w:szCs w:val="18"/>
            <w:bdr w:val="none" w:sz="0" w:space="0" w:color="auto" w:frame="1"/>
            <w:lang w:val="en-US" w:eastAsia="it-IT"/>
            <w:rPrChange w:id="871" w:author="Utente" w:date="2017-11-19T23:16:00Z">
              <w:rPr>
                <w:rFonts w:ascii="Consolas" w:eastAsia="Times New Roman" w:hAnsi="Consolas" w:cs="Times New Roman"/>
                <w:b/>
                <w:bCs/>
                <w:color w:val="006699"/>
                <w:sz w:val="18"/>
                <w:szCs w:val="18"/>
                <w:bdr w:val="none" w:sz="0" w:space="0" w:color="auto" w:frame="1"/>
                <w:lang w:eastAsia="it-IT"/>
              </w:rPr>
            </w:rPrChange>
          </w:rPr>
          <w:t>THEN</w:t>
        </w:r>
        <w:r w:rsidRPr="00595ACD">
          <w:rPr>
            <w:rFonts w:ascii="Consolas" w:eastAsia="Times New Roman" w:hAnsi="Consolas" w:cs="Times New Roman"/>
            <w:color w:val="000000"/>
            <w:sz w:val="18"/>
            <w:szCs w:val="18"/>
            <w:bdr w:val="none" w:sz="0" w:space="0" w:color="auto" w:frame="1"/>
            <w:lang w:val="en-US" w:eastAsia="it-IT"/>
            <w:rPrChange w:id="872" w:author="Utente" w:date="2017-11-19T23:16:00Z">
              <w:rPr>
                <w:rFonts w:ascii="Consolas" w:eastAsia="Times New Roman" w:hAnsi="Consolas" w:cs="Times New Roman"/>
                <w:color w:val="000000"/>
                <w:sz w:val="18"/>
                <w:szCs w:val="18"/>
                <w:bdr w:val="none" w:sz="0" w:space="0" w:color="auto" w:frame="1"/>
                <w:lang w:eastAsia="it-IT"/>
              </w:rPr>
            </w:rPrChange>
          </w:rPr>
          <w:t>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73" w:author="Utente" w:date="2017-11-19T23:16:00Z"/>
          <w:rFonts w:ascii="Consolas" w:eastAsia="Times New Roman" w:hAnsi="Consolas" w:cs="Times New Roman"/>
          <w:color w:val="5C5C5C"/>
          <w:sz w:val="18"/>
          <w:szCs w:val="18"/>
          <w:lang w:eastAsia="it-IT"/>
        </w:rPr>
      </w:pPr>
      <w:ins w:id="874" w:author="Utente" w:date="2017-11-19T23:16:00Z">
        <w:r w:rsidRPr="00595ACD">
          <w:rPr>
            <w:rFonts w:ascii="Consolas" w:eastAsia="Times New Roman" w:hAnsi="Consolas" w:cs="Times New Roman"/>
            <w:color w:val="000000"/>
            <w:sz w:val="18"/>
            <w:szCs w:val="18"/>
            <w:bdr w:val="none" w:sz="0" w:space="0" w:color="auto" w:frame="1"/>
            <w:lang w:val="en-US" w:eastAsia="it-IT"/>
            <w:rPrChange w:id="875" w:author="Utente" w:date="2017-11-19T23:16:00Z">
              <w:rPr>
                <w:rFonts w:ascii="Consolas" w:eastAsia="Times New Roman" w:hAnsi="Consolas" w:cs="Times New Roman"/>
                <w:color w:val="000000"/>
                <w:sz w:val="18"/>
                <w:szCs w:val="18"/>
                <w:bdr w:val="none" w:sz="0" w:space="0" w:color="auto" w:frame="1"/>
                <w:lang w:eastAsia="it-IT"/>
              </w:rPr>
            </w:rPrChange>
          </w:rPr>
          <w:t>            </w:t>
        </w:r>
        <w:r w:rsidRPr="00595ACD">
          <w:rPr>
            <w:rFonts w:ascii="Consolas" w:eastAsia="Times New Roman" w:hAnsi="Consolas" w:cs="Times New Roman"/>
            <w:color w:val="000000"/>
            <w:sz w:val="18"/>
            <w:szCs w:val="18"/>
            <w:bdr w:val="none" w:sz="0" w:space="0" w:color="auto" w:frame="1"/>
            <w:lang w:eastAsia="it-IT"/>
          </w:rPr>
          <w:t>SIGNAL SQLSTATE </w:t>
        </w:r>
        <w:r w:rsidRPr="00595ACD">
          <w:rPr>
            <w:rFonts w:ascii="Consolas" w:eastAsia="Times New Roman" w:hAnsi="Consolas" w:cs="Times New Roman"/>
            <w:color w:val="0000FF"/>
            <w:sz w:val="18"/>
            <w:szCs w:val="18"/>
            <w:bdr w:val="none" w:sz="0" w:space="0" w:color="auto" w:frame="1"/>
            <w:lang w:eastAsia="it-IT"/>
          </w:rPr>
          <w:t>'45000'</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76" w:author="Utente" w:date="2017-11-19T23:16:00Z"/>
          <w:rFonts w:ascii="Consolas" w:eastAsia="Times New Roman" w:hAnsi="Consolas" w:cs="Times New Roman"/>
          <w:color w:val="5C5C5C"/>
          <w:sz w:val="18"/>
          <w:szCs w:val="18"/>
          <w:lang w:eastAsia="it-IT"/>
        </w:rPr>
      </w:pPr>
      <w:ins w:id="877" w:author="Utente" w:date="2017-11-19T23:16: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SET</w:t>
        </w:r>
        <w:r w:rsidRPr="00595ACD">
          <w:rPr>
            <w:rFonts w:ascii="Consolas" w:eastAsia="Times New Roman" w:hAnsi="Consolas" w:cs="Times New Roman"/>
            <w:color w:val="000000"/>
            <w:sz w:val="18"/>
            <w:szCs w:val="18"/>
            <w:bdr w:val="none" w:sz="0" w:space="0" w:color="auto" w:frame="1"/>
            <w:lang w:eastAsia="it-IT"/>
          </w:rPr>
          <w:t> MESSAGE_TEXT = </w:t>
        </w:r>
        <w:r w:rsidRPr="00595ACD">
          <w:rPr>
            <w:rFonts w:ascii="Consolas" w:eastAsia="Times New Roman" w:hAnsi="Consolas" w:cs="Times New Roman"/>
            <w:color w:val="0000FF"/>
            <w:sz w:val="18"/>
            <w:szCs w:val="18"/>
            <w:bdr w:val="none" w:sz="0" w:space="0" w:color="auto" w:frame="1"/>
            <w:lang w:eastAsia="it-IT"/>
          </w:rPr>
          <w:t>"La data della fine di una scheda di alimentazione non puo' essere minore di quella di inizio"</w:t>
        </w:r>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78" w:author="Utente" w:date="2017-11-19T23:16:00Z"/>
          <w:rFonts w:ascii="Consolas" w:eastAsia="Times New Roman" w:hAnsi="Consolas" w:cs="Times New Roman"/>
          <w:color w:val="5C5C5C"/>
          <w:sz w:val="18"/>
          <w:szCs w:val="18"/>
          <w:lang w:eastAsia="it-IT"/>
        </w:rPr>
      </w:pPr>
      <w:ins w:id="879" w:author="Utente" w:date="2017-11-19T23:16: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END</w:t>
        </w:r>
        <w:r w:rsidRPr="00595ACD">
          <w:rPr>
            <w:rFonts w:ascii="Consolas" w:eastAsia="Times New Roman" w:hAnsi="Consolas" w:cs="Times New Roman"/>
            <w:color w:val="000000"/>
            <w:sz w:val="18"/>
            <w:szCs w:val="18"/>
            <w:bdr w:val="none" w:sz="0" w:space="0" w:color="auto" w:frame="1"/>
            <w:lang w:eastAsia="it-IT"/>
          </w:rPr>
          <w:t> IF;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80" w:author="Utente" w:date="2017-11-19T23:16:00Z"/>
          <w:rFonts w:ascii="Consolas" w:eastAsia="Times New Roman" w:hAnsi="Consolas" w:cs="Times New Roman"/>
          <w:color w:val="5C5C5C"/>
          <w:sz w:val="18"/>
          <w:szCs w:val="18"/>
          <w:lang w:eastAsia="it-IT"/>
        </w:rPr>
      </w:pPr>
      <w:ins w:id="881" w:author="Utente" w:date="2017-11-19T23:16:00Z">
        <w:r w:rsidRPr="00595ACD">
          <w:rPr>
            <w:rFonts w:ascii="Consolas" w:eastAsia="Times New Roman" w:hAnsi="Consolas" w:cs="Times New Roman"/>
            <w:color w:val="000000"/>
            <w:sz w:val="18"/>
            <w:szCs w:val="18"/>
            <w:bdr w:val="none" w:sz="0" w:space="0" w:color="auto" w:frame="1"/>
            <w:lang w:eastAsia="it-IT"/>
          </w:rPr>
          <w:t>          </w:t>
        </w:r>
      </w:ins>
    </w:p>
    <w:p w:rsidR="00595ACD" w:rsidRPr="00595ACD" w:rsidRDefault="00595ACD" w:rsidP="00595ACD">
      <w:pPr>
        <w:numPr>
          <w:ilvl w:val="0"/>
          <w:numId w:val="53"/>
        </w:numPr>
        <w:pBdr>
          <w:left w:val="single" w:sz="18" w:space="0" w:color="6CE26C"/>
        </w:pBdr>
        <w:shd w:val="clear" w:color="auto" w:fill="FFFFFF"/>
        <w:spacing w:before="0" w:beforeAutospacing="1" w:after="0" w:afterAutospacing="1" w:line="210" w:lineRule="atLeast"/>
        <w:rPr>
          <w:ins w:id="882" w:author="Utente" w:date="2017-11-19T23:16:00Z"/>
          <w:rFonts w:ascii="Consolas" w:eastAsia="Times New Roman" w:hAnsi="Consolas" w:cs="Times New Roman"/>
          <w:color w:val="5C5C5C"/>
          <w:sz w:val="18"/>
          <w:szCs w:val="18"/>
          <w:lang w:eastAsia="it-IT"/>
        </w:rPr>
      </w:pPr>
      <w:ins w:id="883" w:author="Utente" w:date="2017-11-19T23:16:00Z">
        <w:r w:rsidRPr="00595ACD">
          <w:rPr>
            <w:rFonts w:ascii="Consolas" w:eastAsia="Times New Roman" w:hAnsi="Consolas" w:cs="Times New Roman"/>
            <w:color w:val="000000"/>
            <w:sz w:val="18"/>
            <w:szCs w:val="18"/>
            <w:bdr w:val="none" w:sz="0" w:space="0" w:color="auto" w:frame="1"/>
            <w:lang w:eastAsia="it-IT"/>
          </w:rPr>
          <w:t>    </w:t>
        </w:r>
        <w:r w:rsidRPr="00595ACD">
          <w:rPr>
            <w:rFonts w:ascii="Consolas" w:eastAsia="Times New Roman" w:hAnsi="Consolas" w:cs="Times New Roman"/>
            <w:b/>
            <w:bCs/>
            <w:color w:val="006699"/>
            <w:sz w:val="18"/>
            <w:szCs w:val="18"/>
            <w:bdr w:val="none" w:sz="0" w:space="0" w:color="auto" w:frame="1"/>
            <w:lang w:eastAsia="it-IT"/>
          </w:rPr>
          <w:t>END</w:t>
        </w:r>
        <w:r w:rsidRPr="00595ACD">
          <w:rPr>
            <w:rFonts w:ascii="Consolas" w:eastAsia="Times New Roman" w:hAnsi="Consolas" w:cs="Times New Roman"/>
            <w:color w:val="000000"/>
            <w:sz w:val="18"/>
            <w:szCs w:val="18"/>
            <w:bdr w:val="none" w:sz="0" w:space="0" w:color="auto" w:frame="1"/>
            <w:lang w:eastAsia="it-IT"/>
          </w:rPr>
          <w:t> $$  </w:t>
        </w:r>
      </w:ins>
    </w:p>
    <w:p w:rsidR="00595ACD" w:rsidRPr="00595ACD" w:rsidRDefault="00595ACD" w:rsidP="00595ACD">
      <w:pPr>
        <w:numPr>
          <w:ilvl w:val="0"/>
          <w:numId w:val="53"/>
        </w:numPr>
        <w:pBdr>
          <w:left w:val="single" w:sz="18" w:space="0" w:color="6CE26C"/>
        </w:pBdr>
        <w:shd w:val="clear" w:color="auto" w:fill="F8F8F8"/>
        <w:spacing w:before="0" w:beforeAutospacing="1" w:after="0" w:afterAutospacing="1" w:line="210" w:lineRule="atLeast"/>
        <w:rPr>
          <w:ins w:id="884" w:author="Utente" w:date="2017-11-19T23:16:00Z"/>
          <w:rFonts w:ascii="Consolas" w:eastAsia="Times New Roman" w:hAnsi="Consolas" w:cs="Times New Roman"/>
          <w:color w:val="5C5C5C"/>
          <w:sz w:val="18"/>
          <w:szCs w:val="18"/>
          <w:lang w:eastAsia="it-IT"/>
        </w:rPr>
      </w:pPr>
      <w:ins w:id="885" w:author="Utente" w:date="2017-11-19T23:16:00Z">
        <w:r w:rsidRPr="00595ACD">
          <w:rPr>
            <w:rFonts w:ascii="Consolas" w:eastAsia="Times New Roman" w:hAnsi="Consolas" w:cs="Times New Roman"/>
            <w:color w:val="000000"/>
            <w:sz w:val="18"/>
            <w:szCs w:val="18"/>
            <w:bdr w:val="none" w:sz="0" w:space="0" w:color="auto" w:frame="1"/>
            <w:lang w:eastAsia="it-IT"/>
          </w:rPr>
          <w:t>DELIMITER ;  </w:t>
        </w:r>
      </w:ins>
    </w:p>
    <w:p w:rsidR="007A5AA7" w:rsidRPr="000466BE" w:rsidRDefault="007A5AA7" w:rsidP="007A5AA7">
      <w:pPr>
        <w:rPr>
          <w:i/>
          <w:lang w:eastAsia="it-IT"/>
        </w:rPr>
      </w:pPr>
      <w:r w:rsidRPr="007A5AA7">
        <w:rPr>
          <w:lang w:eastAsia="it-IT"/>
        </w:rPr>
        <w:t xml:space="preserve">Questo vincolo generico implementato mediante </w:t>
      </w:r>
      <w:r w:rsidRPr="007A5AA7">
        <w:rPr>
          <w:b/>
          <w:lang w:eastAsia="it-IT"/>
        </w:rPr>
        <w:t>trigger</w:t>
      </w:r>
      <w:r w:rsidRPr="007A5AA7">
        <w:rPr>
          <w:lang w:eastAsia="it-IT"/>
        </w:rPr>
        <w:t xml:space="preserve"> impone che </w:t>
      </w:r>
      <w:r w:rsidRPr="000466BE">
        <w:rPr>
          <w:i/>
          <w:lang w:eastAsia="it-IT"/>
        </w:rPr>
        <w:t>la data di inizio di una scheda di alimentazione sia minore della data di fine.</w:t>
      </w:r>
    </w:p>
    <w:p w:rsidR="007A5AA7" w:rsidRDefault="00C90146" w:rsidP="00C90146">
      <w:pPr>
        <w:pStyle w:val="Heading3"/>
        <w:rPr>
          <w:ins w:id="886" w:author="Utente" w:date="2017-11-19T23:21:00Z"/>
          <w:rFonts w:eastAsia="Times New Roman"/>
          <w:lang w:eastAsia="it-IT"/>
        </w:rPr>
        <w:pPrChange w:id="887" w:author="Utente" w:date="2017-11-19T22:50:00Z">
          <w:pPr/>
        </w:pPrChange>
      </w:pPr>
      <w:ins w:id="888" w:author="Utente" w:date="2017-11-19T22:50:00Z">
        <w:r>
          <w:rPr>
            <w:rFonts w:eastAsia="Times New Roman"/>
            <w:lang w:eastAsia="it-IT"/>
          </w:rPr>
          <w:t>Rata</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889" w:author="Utente" w:date="2017-11-19T23:21:00Z"/>
          <w:rFonts w:ascii="Consolas" w:eastAsia="Times New Roman" w:hAnsi="Consolas" w:cs="Times New Roman"/>
          <w:color w:val="5C5C5C"/>
          <w:sz w:val="18"/>
          <w:szCs w:val="18"/>
          <w:lang w:eastAsia="it-IT"/>
        </w:rPr>
      </w:pPr>
      <w:ins w:id="890" w:author="Utente" w:date="2017-11-19T23:21:00Z">
        <w:r w:rsidRPr="006F36D9">
          <w:rPr>
            <w:rFonts w:ascii="Consolas" w:eastAsia="Times New Roman" w:hAnsi="Consolas" w:cs="Times New Roman"/>
            <w:color w:val="008200"/>
            <w:sz w:val="18"/>
            <w:szCs w:val="18"/>
            <w:bdr w:val="none" w:sz="0" w:space="0" w:color="auto" w:frame="1"/>
            <w:lang w:eastAsia="it-IT"/>
          </w:rPr>
          <w:t>-- -----------------------------------------------------</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891" w:author="Utente" w:date="2017-11-19T23:21:00Z"/>
          <w:rFonts w:ascii="Consolas" w:eastAsia="Times New Roman" w:hAnsi="Consolas" w:cs="Times New Roman"/>
          <w:color w:val="5C5C5C"/>
          <w:sz w:val="18"/>
          <w:szCs w:val="18"/>
          <w:lang w:eastAsia="it-IT"/>
        </w:rPr>
      </w:pPr>
      <w:ins w:id="892" w:author="Utente" w:date="2017-11-19T23:21:00Z">
        <w:r w:rsidRPr="006F36D9">
          <w:rPr>
            <w:rFonts w:ascii="Consolas" w:eastAsia="Times New Roman" w:hAnsi="Consolas" w:cs="Times New Roman"/>
            <w:color w:val="008200"/>
            <w:sz w:val="18"/>
            <w:szCs w:val="18"/>
            <w:bdr w:val="none" w:sz="0" w:space="0" w:color="auto" w:frame="1"/>
            <w:lang w:eastAsia="it-IT"/>
          </w:rPr>
          <w:t>-- Controllo rate</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893" w:author="Utente" w:date="2017-11-19T23:21:00Z"/>
          <w:rFonts w:ascii="Consolas" w:eastAsia="Times New Roman" w:hAnsi="Consolas" w:cs="Times New Roman"/>
          <w:color w:val="5C5C5C"/>
          <w:sz w:val="18"/>
          <w:szCs w:val="18"/>
          <w:lang w:eastAsia="it-IT"/>
        </w:rPr>
      </w:pPr>
      <w:ins w:id="894" w:author="Utente" w:date="2017-11-19T23:21:00Z">
        <w:r w:rsidRPr="006F36D9">
          <w:rPr>
            <w:rFonts w:ascii="Consolas" w:eastAsia="Times New Roman" w:hAnsi="Consolas" w:cs="Times New Roman"/>
            <w:color w:val="008200"/>
            <w:sz w:val="18"/>
            <w:szCs w:val="18"/>
            <w:bdr w:val="none" w:sz="0" w:space="0" w:color="auto" w:frame="1"/>
            <w:lang w:eastAsia="it-IT"/>
          </w:rPr>
          <w:t>-- -----------------------------------------------------</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895" w:author="Utente" w:date="2017-11-19T23:21:00Z"/>
          <w:rFonts w:ascii="Consolas" w:eastAsia="Times New Roman" w:hAnsi="Consolas" w:cs="Times New Roman"/>
          <w:color w:val="5C5C5C"/>
          <w:sz w:val="18"/>
          <w:szCs w:val="18"/>
          <w:lang w:val="en-US" w:eastAsia="it-IT"/>
          <w:rPrChange w:id="896" w:author="Utente" w:date="2017-11-19T23:21:00Z">
            <w:rPr>
              <w:ins w:id="897" w:author="Utente" w:date="2017-11-19T23:21:00Z"/>
              <w:rFonts w:ascii="Consolas" w:eastAsia="Times New Roman" w:hAnsi="Consolas" w:cs="Times New Roman"/>
              <w:color w:val="5C5C5C"/>
              <w:sz w:val="18"/>
              <w:szCs w:val="18"/>
              <w:lang w:eastAsia="it-IT"/>
            </w:rPr>
          </w:rPrChange>
        </w:rPr>
      </w:pPr>
      <w:ins w:id="898" w:author="Utente" w:date="2017-11-19T23:21:00Z">
        <w:r w:rsidRPr="006F36D9">
          <w:rPr>
            <w:rFonts w:ascii="Consolas" w:eastAsia="Times New Roman" w:hAnsi="Consolas" w:cs="Times New Roman"/>
            <w:b/>
            <w:bCs/>
            <w:color w:val="006699"/>
            <w:sz w:val="18"/>
            <w:szCs w:val="18"/>
            <w:bdr w:val="none" w:sz="0" w:space="0" w:color="auto" w:frame="1"/>
            <w:lang w:val="en-US" w:eastAsia="it-IT"/>
            <w:rPrChange w:id="899" w:author="Utente" w:date="2017-11-19T23:21:00Z">
              <w:rPr>
                <w:rFonts w:ascii="Consolas" w:eastAsia="Times New Roman" w:hAnsi="Consolas" w:cs="Times New Roman"/>
                <w:b/>
                <w:bCs/>
                <w:color w:val="006699"/>
                <w:sz w:val="18"/>
                <w:szCs w:val="18"/>
                <w:bdr w:val="none" w:sz="0" w:space="0" w:color="auto" w:frame="1"/>
                <w:lang w:eastAsia="it-IT"/>
              </w:rPr>
            </w:rPrChange>
          </w:rPr>
          <w:t>DROP</w:t>
        </w:r>
        <w:r w:rsidRPr="006F36D9">
          <w:rPr>
            <w:rFonts w:ascii="Consolas" w:eastAsia="Times New Roman" w:hAnsi="Consolas" w:cs="Times New Roman"/>
            <w:color w:val="000000"/>
            <w:sz w:val="18"/>
            <w:szCs w:val="18"/>
            <w:bdr w:val="none" w:sz="0" w:space="0" w:color="auto" w:frame="1"/>
            <w:lang w:val="en-US" w:eastAsia="it-IT"/>
            <w:rPrChange w:id="900" w:author="Utente" w:date="2017-11-19T23:21:00Z">
              <w:rPr>
                <w:rFonts w:ascii="Consolas" w:eastAsia="Times New Roman" w:hAnsi="Consolas" w:cs="Times New Roman"/>
                <w:color w:val="000000"/>
                <w:sz w:val="18"/>
                <w:szCs w:val="18"/>
                <w:bdr w:val="none" w:sz="0" w:space="0" w:color="auto" w:frame="1"/>
                <w:lang w:eastAsia="it-IT"/>
              </w:rPr>
            </w:rPrChange>
          </w:rPr>
          <w:t> EVENT IF EXISTS `Progetto`.`controllo_rate`;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01" w:author="Utente" w:date="2017-11-19T23:21:00Z"/>
          <w:rFonts w:ascii="Consolas" w:eastAsia="Times New Roman" w:hAnsi="Consolas" w:cs="Times New Roman"/>
          <w:color w:val="5C5C5C"/>
          <w:sz w:val="18"/>
          <w:szCs w:val="18"/>
          <w:lang w:eastAsia="it-IT"/>
        </w:rPr>
      </w:pPr>
      <w:ins w:id="902" w:author="Utente" w:date="2017-11-19T23:21:00Z">
        <w:r w:rsidRPr="006F36D9">
          <w:rPr>
            <w:rFonts w:ascii="Consolas" w:eastAsia="Times New Roman" w:hAnsi="Consolas" w:cs="Times New Roman"/>
            <w:color w:val="000000"/>
            <w:sz w:val="18"/>
            <w:szCs w:val="18"/>
            <w:bdr w:val="none" w:sz="0" w:space="0" w:color="auto" w:frame="1"/>
            <w:lang w:eastAsia="it-IT"/>
          </w:rPr>
          <w:t>DELIMITER $$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03" w:author="Utente" w:date="2017-11-19T23:21:00Z"/>
          <w:rFonts w:ascii="Consolas" w:eastAsia="Times New Roman" w:hAnsi="Consolas" w:cs="Times New Roman"/>
          <w:color w:val="5C5C5C"/>
          <w:sz w:val="18"/>
          <w:szCs w:val="18"/>
          <w:lang w:eastAsia="it-IT"/>
        </w:rPr>
      </w:pPr>
      <w:ins w:id="904" w:author="Utente" w:date="2017-11-19T23:21:00Z">
        <w:r w:rsidRPr="006F36D9">
          <w:rPr>
            <w:rFonts w:ascii="Consolas" w:eastAsia="Times New Roman" w:hAnsi="Consolas" w:cs="Times New Roman"/>
            <w:color w:val="000000"/>
            <w:sz w:val="18"/>
            <w:szCs w:val="18"/>
            <w:bdr w:val="none" w:sz="0" w:space="0" w:color="auto" w:frame="1"/>
            <w:lang w:eastAsia="it-IT"/>
          </w:rPr>
          <w:t>USE `Progetto` $$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05" w:author="Utente" w:date="2017-11-19T23:21:00Z"/>
          <w:rFonts w:ascii="Consolas" w:eastAsia="Times New Roman" w:hAnsi="Consolas" w:cs="Times New Roman"/>
          <w:color w:val="5C5C5C"/>
          <w:sz w:val="18"/>
          <w:szCs w:val="18"/>
          <w:lang w:eastAsia="it-IT"/>
        </w:rPr>
      </w:pPr>
      <w:ins w:id="906" w:author="Utente" w:date="2017-11-19T23:21:00Z">
        <w:r w:rsidRPr="006F36D9">
          <w:rPr>
            <w:rFonts w:ascii="Consolas" w:eastAsia="Times New Roman" w:hAnsi="Consolas" w:cs="Times New Roman"/>
            <w:b/>
            <w:bCs/>
            <w:color w:val="006699"/>
            <w:sz w:val="18"/>
            <w:szCs w:val="18"/>
            <w:bdr w:val="none" w:sz="0" w:space="0" w:color="auto" w:frame="1"/>
            <w:lang w:eastAsia="it-IT"/>
          </w:rPr>
          <w:t>CREATE</w:t>
        </w:r>
        <w:r w:rsidRPr="006F36D9">
          <w:rPr>
            <w:rFonts w:ascii="Consolas" w:eastAsia="Times New Roman" w:hAnsi="Consolas" w:cs="Times New Roman"/>
            <w:color w:val="000000"/>
            <w:sz w:val="18"/>
            <w:szCs w:val="18"/>
            <w:bdr w:val="none" w:sz="0" w:space="0" w:color="auto" w:frame="1"/>
            <w:lang w:eastAsia="it-IT"/>
          </w:rPr>
          <w:t> EVENT `controllo_rate`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07" w:author="Utente" w:date="2017-11-19T23:21:00Z"/>
          <w:rFonts w:ascii="Consolas" w:eastAsia="Times New Roman" w:hAnsi="Consolas" w:cs="Times New Roman"/>
          <w:color w:val="5C5C5C"/>
          <w:sz w:val="18"/>
          <w:szCs w:val="18"/>
          <w:lang w:eastAsia="it-IT"/>
        </w:rPr>
      </w:pPr>
      <w:ins w:id="908" w:author="Utente" w:date="2017-11-19T23:21:00Z">
        <w:r w:rsidRPr="006F36D9">
          <w:rPr>
            <w:rFonts w:ascii="Consolas" w:eastAsia="Times New Roman" w:hAnsi="Consolas" w:cs="Times New Roman"/>
            <w:b/>
            <w:bCs/>
            <w:color w:val="006699"/>
            <w:sz w:val="18"/>
            <w:szCs w:val="18"/>
            <w:bdr w:val="none" w:sz="0" w:space="0" w:color="auto" w:frame="1"/>
            <w:lang w:eastAsia="it-IT"/>
          </w:rPr>
          <w:t>ON</w:t>
        </w:r>
        <w:r w:rsidRPr="006F36D9">
          <w:rPr>
            <w:rFonts w:ascii="Consolas" w:eastAsia="Times New Roman" w:hAnsi="Consolas" w:cs="Times New Roman"/>
            <w:color w:val="000000"/>
            <w:sz w:val="18"/>
            <w:szCs w:val="18"/>
            <w:bdr w:val="none" w:sz="0" w:space="0" w:color="auto" w:frame="1"/>
            <w:lang w:eastAsia="it-IT"/>
          </w:rPr>
          <w:t> SCHEDULE EVERY 1 </w:t>
        </w:r>
        <w:r w:rsidRPr="006F36D9">
          <w:rPr>
            <w:rFonts w:ascii="Consolas" w:eastAsia="Times New Roman" w:hAnsi="Consolas" w:cs="Times New Roman"/>
            <w:color w:val="FF1493"/>
            <w:sz w:val="18"/>
            <w:szCs w:val="18"/>
            <w:bdr w:val="none" w:sz="0" w:space="0" w:color="auto" w:frame="1"/>
            <w:lang w:eastAsia="it-IT"/>
          </w:rPr>
          <w:t>DAY</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09" w:author="Utente" w:date="2017-11-19T23:21:00Z"/>
          <w:rFonts w:ascii="Consolas" w:eastAsia="Times New Roman" w:hAnsi="Consolas" w:cs="Times New Roman"/>
          <w:color w:val="5C5C5C"/>
          <w:sz w:val="18"/>
          <w:szCs w:val="18"/>
          <w:lang w:eastAsia="it-IT"/>
        </w:rPr>
      </w:pPr>
      <w:ins w:id="910" w:author="Utente" w:date="2017-11-19T23:21:00Z">
        <w:r w:rsidRPr="006F36D9">
          <w:rPr>
            <w:rFonts w:ascii="Consolas" w:eastAsia="Times New Roman" w:hAnsi="Consolas" w:cs="Times New Roman"/>
            <w:color w:val="000000"/>
            <w:sz w:val="18"/>
            <w:szCs w:val="18"/>
            <w:bdr w:val="none" w:sz="0" w:space="0" w:color="auto" w:frame="1"/>
            <w:lang w:eastAsia="it-IT"/>
          </w:rPr>
          <w:t>STARTS </w:t>
        </w:r>
        <w:r w:rsidRPr="006F36D9">
          <w:rPr>
            <w:rFonts w:ascii="Consolas" w:eastAsia="Times New Roman" w:hAnsi="Consolas" w:cs="Times New Roman"/>
            <w:color w:val="0000FF"/>
            <w:sz w:val="18"/>
            <w:szCs w:val="18"/>
            <w:bdr w:val="none" w:sz="0" w:space="0" w:color="auto" w:frame="1"/>
            <w:lang w:eastAsia="it-IT"/>
          </w:rPr>
          <w:t>'2017-11-19 23:59:59'</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11" w:author="Utente" w:date="2017-11-19T23:21:00Z"/>
          <w:rFonts w:ascii="Consolas" w:eastAsia="Times New Roman" w:hAnsi="Consolas" w:cs="Times New Roman"/>
          <w:color w:val="5C5C5C"/>
          <w:sz w:val="18"/>
          <w:szCs w:val="18"/>
          <w:lang w:eastAsia="it-IT"/>
        </w:rPr>
      </w:pPr>
      <w:ins w:id="912" w:author="Utente" w:date="2017-11-19T23:21:00Z">
        <w:r w:rsidRPr="006F36D9">
          <w:rPr>
            <w:rFonts w:ascii="Consolas" w:eastAsia="Times New Roman" w:hAnsi="Consolas" w:cs="Times New Roman"/>
            <w:color w:val="000000"/>
            <w:sz w:val="18"/>
            <w:szCs w:val="18"/>
            <w:bdr w:val="none" w:sz="0" w:space="0" w:color="auto" w:frame="1"/>
            <w:lang w:eastAsia="it-IT"/>
          </w:rPr>
          <w:t>DO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13" w:author="Utente" w:date="2017-11-19T23:21:00Z"/>
          <w:rFonts w:ascii="Consolas" w:eastAsia="Times New Roman" w:hAnsi="Consolas" w:cs="Times New Roman"/>
          <w:color w:val="5C5C5C"/>
          <w:sz w:val="18"/>
          <w:szCs w:val="18"/>
          <w:lang w:eastAsia="it-IT"/>
        </w:rPr>
      </w:pPr>
      <w:ins w:id="914"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BEGIN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15" w:author="Utente" w:date="2017-11-19T23:21:00Z"/>
          <w:rFonts w:ascii="Consolas" w:eastAsia="Times New Roman" w:hAnsi="Consolas" w:cs="Times New Roman"/>
          <w:color w:val="5C5C5C"/>
          <w:sz w:val="18"/>
          <w:szCs w:val="18"/>
          <w:lang w:eastAsia="it-IT"/>
        </w:rPr>
      </w:pPr>
      <w:ins w:id="916"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contratto_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17" w:author="Utente" w:date="2017-11-19T23:21:00Z"/>
          <w:rFonts w:ascii="Consolas" w:eastAsia="Times New Roman" w:hAnsi="Consolas" w:cs="Times New Roman"/>
          <w:color w:val="5C5C5C"/>
          <w:sz w:val="18"/>
          <w:szCs w:val="18"/>
          <w:lang w:eastAsia="it-IT"/>
        </w:rPr>
      </w:pPr>
      <w:ins w:id="918"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somma_tasse </w:t>
        </w:r>
        <w:r w:rsidRPr="006F36D9">
          <w:rPr>
            <w:rFonts w:ascii="Consolas" w:eastAsia="Times New Roman" w:hAnsi="Consolas" w:cs="Times New Roman"/>
            <w:b/>
            <w:bCs/>
            <w:color w:val="006699"/>
            <w:sz w:val="18"/>
            <w:szCs w:val="18"/>
            <w:bdr w:val="none" w:sz="0" w:space="0" w:color="auto" w:frame="1"/>
            <w:lang w:eastAsia="it-IT"/>
          </w:rPr>
          <w:t>DOUBLE</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19" w:author="Utente" w:date="2017-11-19T23:21:00Z"/>
          <w:rFonts w:ascii="Consolas" w:eastAsia="Times New Roman" w:hAnsi="Consolas" w:cs="Times New Roman"/>
          <w:color w:val="5C5C5C"/>
          <w:sz w:val="18"/>
          <w:szCs w:val="18"/>
          <w:lang w:eastAsia="it-IT"/>
        </w:rPr>
      </w:pPr>
      <w:ins w:id="920"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importo_totale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21" w:author="Utente" w:date="2017-11-19T23:21:00Z"/>
          <w:rFonts w:ascii="Consolas" w:eastAsia="Times New Roman" w:hAnsi="Consolas" w:cs="Times New Roman"/>
          <w:color w:val="5C5C5C"/>
          <w:sz w:val="18"/>
          <w:szCs w:val="18"/>
          <w:lang w:eastAsia="it-IT"/>
        </w:rPr>
      </w:pPr>
      <w:ins w:id="922"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interesse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23" w:author="Utente" w:date="2017-11-19T23:21:00Z"/>
          <w:rFonts w:ascii="Consolas" w:eastAsia="Times New Roman" w:hAnsi="Consolas" w:cs="Times New Roman"/>
          <w:color w:val="5C5C5C"/>
          <w:sz w:val="18"/>
          <w:szCs w:val="18"/>
          <w:lang w:eastAsia="it-IT"/>
        </w:rPr>
      </w:pPr>
      <w:ins w:id="924"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finito </w:t>
        </w:r>
        <w:r w:rsidRPr="006F36D9">
          <w:rPr>
            <w:rFonts w:ascii="Consolas" w:eastAsia="Times New Roman" w:hAnsi="Consolas" w:cs="Times New Roman"/>
            <w:b/>
            <w:bCs/>
            <w:color w:val="006699"/>
            <w:sz w:val="18"/>
            <w:szCs w:val="18"/>
            <w:bdr w:val="none" w:sz="0" w:space="0" w:color="auto" w:frame="1"/>
            <w:lang w:eastAsia="it-IT"/>
          </w:rPr>
          <w:t>INT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DEFAULT</w:t>
        </w:r>
        <w:r w:rsidRPr="006F36D9">
          <w:rPr>
            <w:rFonts w:ascii="Consolas" w:eastAsia="Times New Roman" w:hAnsi="Consolas" w:cs="Times New Roman"/>
            <w:color w:val="000000"/>
            <w:sz w:val="18"/>
            <w:szCs w:val="18"/>
            <w:bdr w:val="none" w:sz="0" w:space="0" w:color="auto" w:frame="1"/>
            <w:lang w:eastAsia="it-IT"/>
          </w:rPr>
          <w:t> 0;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25" w:author="Utente" w:date="2017-11-19T23:21:00Z"/>
          <w:rFonts w:ascii="Consolas" w:eastAsia="Times New Roman" w:hAnsi="Consolas" w:cs="Times New Roman"/>
          <w:color w:val="5C5C5C"/>
          <w:sz w:val="18"/>
          <w:szCs w:val="18"/>
          <w:lang w:eastAsia="it-IT"/>
        </w:rPr>
      </w:pPr>
      <w:ins w:id="926" w:author="Utente" w:date="2017-11-19T23:21: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27" w:author="Utente" w:date="2017-11-19T23:21:00Z"/>
          <w:rFonts w:ascii="Consolas" w:eastAsia="Times New Roman" w:hAnsi="Consolas" w:cs="Times New Roman"/>
          <w:color w:val="5C5C5C"/>
          <w:sz w:val="18"/>
          <w:szCs w:val="18"/>
          <w:lang w:eastAsia="it-IT"/>
        </w:rPr>
      </w:pPr>
      <w:ins w:id="928"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DECLARE</w:t>
        </w:r>
        <w:r w:rsidRPr="006F36D9">
          <w:rPr>
            <w:rFonts w:ascii="Consolas" w:eastAsia="Times New Roman" w:hAnsi="Consolas" w:cs="Times New Roman"/>
            <w:color w:val="000000"/>
            <w:sz w:val="18"/>
            <w:szCs w:val="18"/>
            <w:bdr w:val="none" w:sz="0" w:space="0" w:color="auto" w:frame="1"/>
            <w:lang w:eastAsia="it-IT"/>
          </w:rPr>
          <w:t> cursore </w:t>
        </w:r>
        <w:r w:rsidRPr="006F36D9">
          <w:rPr>
            <w:rFonts w:ascii="Consolas" w:eastAsia="Times New Roman" w:hAnsi="Consolas" w:cs="Times New Roman"/>
            <w:b/>
            <w:bCs/>
            <w:color w:val="006699"/>
            <w:sz w:val="18"/>
            <w:szCs w:val="18"/>
            <w:bdr w:val="none" w:sz="0" w:space="0" w:color="auto" w:frame="1"/>
            <w:lang w:eastAsia="it-IT"/>
          </w:rPr>
          <w:t>CURSOR</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FOR</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29" w:author="Utente" w:date="2017-11-19T23:21:00Z"/>
          <w:rFonts w:ascii="Consolas" w:eastAsia="Times New Roman" w:hAnsi="Consolas" w:cs="Times New Roman"/>
          <w:color w:val="5C5C5C"/>
          <w:sz w:val="18"/>
          <w:szCs w:val="18"/>
          <w:lang w:eastAsia="it-IT"/>
        </w:rPr>
      </w:pPr>
      <w:ins w:id="930"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SELECT</w:t>
        </w:r>
        <w:r w:rsidRPr="006F36D9">
          <w:rPr>
            <w:rFonts w:ascii="Consolas" w:eastAsia="Times New Roman" w:hAnsi="Consolas" w:cs="Times New Roman"/>
            <w:color w:val="000000"/>
            <w:sz w:val="18"/>
            <w:szCs w:val="18"/>
            <w:bdr w:val="none" w:sz="0" w:space="0" w:color="auto" w:frame="1"/>
            <w:lang w:eastAsia="it-IT"/>
          </w:rPr>
          <w:t> D2.Codice, D1.SommaTasse, D2.Importo, D2.Interesse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31" w:author="Utente" w:date="2017-11-19T23:21:00Z"/>
          <w:rFonts w:ascii="Consolas" w:eastAsia="Times New Roman" w:hAnsi="Consolas" w:cs="Times New Roman"/>
          <w:color w:val="5C5C5C"/>
          <w:sz w:val="18"/>
          <w:szCs w:val="18"/>
          <w:lang w:eastAsia="it-IT"/>
        </w:rPr>
      </w:pPr>
      <w:ins w:id="932"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FROM</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SELECT</w:t>
        </w:r>
        <w:r w:rsidRPr="006F36D9">
          <w:rPr>
            <w:rFonts w:ascii="Consolas" w:eastAsia="Times New Roman" w:hAnsi="Consolas" w:cs="Times New Roman"/>
            <w:color w:val="000000"/>
            <w:sz w:val="18"/>
            <w:szCs w:val="18"/>
            <w:bdr w:val="none" w:sz="0" w:space="0" w:color="auto" w:frame="1"/>
            <w:lang w:eastAsia="it-IT"/>
          </w:rPr>
          <w:t> LR.Pagamento, </w:t>
        </w:r>
        <w:r w:rsidRPr="006F36D9">
          <w:rPr>
            <w:rFonts w:ascii="Consolas" w:eastAsia="Times New Roman" w:hAnsi="Consolas" w:cs="Times New Roman"/>
            <w:color w:val="FF1493"/>
            <w:sz w:val="18"/>
            <w:szCs w:val="18"/>
            <w:bdr w:val="none" w:sz="0" w:space="0" w:color="auto" w:frame="1"/>
            <w:lang w:eastAsia="it-IT"/>
          </w:rPr>
          <w:t>SUM</w:t>
        </w:r>
        <w:r w:rsidRPr="006F36D9">
          <w:rPr>
            <w:rFonts w:ascii="Consolas" w:eastAsia="Times New Roman" w:hAnsi="Consolas" w:cs="Times New Roman"/>
            <w:color w:val="000000"/>
            <w:sz w:val="18"/>
            <w:szCs w:val="18"/>
            <w:bdr w:val="none" w:sz="0" w:space="0" w:color="auto" w:frame="1"/>
            <w:lang w:eastAsia="it-IT"/>
          </w:rPr>
          <w:t>(LR.Importo) </w:t>
        </w:r>
        <w:r w:rsidRPr="006F36D9">
          <w:rPr>
            <w:rFonts w:ascii="Consolas" w:eastAsia="Times New Roman" w:hAnsi="Consolas" w:cs="Times New Roman"/>
            <w:b/>
            <w:bCs/>
            <w:color w:val="006699"/>
            <w:sz w:val="18"/>
            <w:szCs w:val="18"/>
            <w:bdr w:val="none" w:sz="0" w:space="0" w:color="auto" w:frame="1"/>
            <w:lang w:eastAsia="it-IT"/>
          </w:rPr>
          <w:t>AS</w:t>
        </w:r>
        <w:r w:rsidRPr="006F36D9">
          <w:rPr>
            <w:rFonts w:ascii="Consolas" w:eastAsia="Times New Roman" w:hAnsi="Consolas" w:cs="Times New Roman"/>
            <w:color w:val="000000"/>
            <w:sz w:val="18"/>
            <w:szCs w:val="18"/>
            <w:bdr w:val="none" w:sz="0" w:space="0" w:color="auto" w:frame="1"/>
            <w:lang w:eastAsia="it-IT"/>
          </w:rPr>
          <w:t> SommaTasse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33" w:author="Utente" w:date="2017-11-19T23:21:00Z"/>
          <w:rFonts w:ascii="Consolas" w:eastAsia="Times New Roman" w:hAnsi="Consolas" w:cs="Times New Roman"/>
          <w:color w:val="5C5C5C"/>
          <w:sz w:val="18"/>
          <w:szCs w:val="18"/>
          <w:lang w:eastAsia="it-IT"/>
        </w:rPr>
      </w:pPr>
      <w:ins w:id="934"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FROM</w:t>
        </w:r>
        <w:r w:rsidRPr="006F36D9">
          <w:rPr>
            <w:rFonts w:ascii="Consolas" w:eastAsia="Times New Roman" w:hAnsi="Consolas" w:cs="Times New Roman"/>
            <w:color w:val="000000"/>
            <w:sz w:val="18"/>
            <w:szCs w:val="18"/>
            <w:bdr w:val="none" w:sz="0" w:space="0" w:color="auto" w:frame="1"/>
            <w:lang w:eastAsia="it-IT"/>
          </w:rPr>
          <w:t> log_rata LR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35" w:author="Utente" w:date="2017-11-19T23:21:00Z"/>
          <w:rFonts w:ascii="Consolas" w:eastAsia="Times New Roman" w:hAnsi="Consolas" w:cs="Times New Roman"/>
          <w:color w:val="5C5C5C"/>
          <w:sz w:val="18"/>
          <w:szCs w:val="18"/>
          <w:lang w:val="en-US" w:eastAsia="it-IT"/>
          <w:rPrChange w:id="936" w:author="Utente" w:date="2017-11-19T23:21:00Z">
            <w:rPr>
              <w:ins w:id="937" w:author="Utente" w:date="2017-11-19T23:21:00Z"/>
              <w:rFonts w:ascii="Consolas" w:eastAsia="Times New Roman" w:hAnsi="Consolas" w:cs="Times New Roman"/>
              <w:color w:val="5C5C5C"/>
              <w:sz w:val="18"/>
              <w:szCs w:val="18"/>
              <w:lang w:eastAsia="it-IT"/>
            </w:rPr>
          </w:rPrChange>
        </w:rPr>
      </w:pPr>
      <w:ins w:id="938" w:author="Utente" w:date="2017-11-19T23:21:00Z">
        <w:r w:rsidRPr="006F36D9">
          <w:rPr>
            <w:rFonts w:ascii="Consolas" w:eastAsia="Times New Roman" w:hAnsi="Consolas" w:cs="Times New Roman"/>
            <w:color w:val="000000"/>
            <w:sz w:val="18"/>
            <w:szCs w:val="18"/>
            <w:bdr w:val="none" w:sz="0" w:space="0" w:color="auto" w:frame="1"/>
            <w:lang w:val="en-US" w:eastAsia="it-IT"/>
            <w:rPrChange w:id="939" w:author="Utente" w:date="2017-11-19T23:21: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val="en-US" w:eastAsia="it-IT"/>
            <w:rPrChange w:id="940" w:author="Utente" w:date="2017-11-19T23:21:00Z">
              <w:rPr>
                <w:rFonts w:ascii="Consolas" w:eastAsia="Times New Roman" w:hAnsi="Consolas" w:cs="Times New Roman"/>
                <w:b/>
                <w:bCs/>
                <w:color w:val="006699"/>
                <w:sz w:val="18"/>
                <w:szCs w:val="18"/>
                <w:bdr w:val="none" w:sz="0" w:space="0" w:color="auto" w:frame="1"/>
                <w:lang w:eastAsia="it-IT"/>
              </w:rPr>
            </w:rPrChange>
          </w:rPr>
          <w:t>GROUP</w:t>
        </w:r>
        <w:r w:rsidRPr="006F36D9">
          <w:rPr>
            <w:rFonts w:ascii="Consolas" w:eastAsia="Times New Roman" w:hAnsi="Consolas" w:cs="Times New Roman"/>
            <w:color w:val="000000"/>
            <w:sz w:val="18"/>
            <w:szCs w:val="18"/>
            <w:bdr w:val="none" w:sz="0" w:space="0" w:color="auto" w:frame="1"/>
            <w:lang w:val="en-US" w:eastAsia="it-IT"/>
            <w:rPrChange w:id="941" w:author="Utente" w:date="2017-11-19T23:21: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val="en-US" w:eastAsia="it-IT"/>
            <w:rPrChange w:id="942" w:author="Utente" w:date="2017-11-19T23:21:00Z">
              <w:rPr>
                <w:rFonts w:ascii="Consolas" w:eastAsia="Times New Roman" w:hAnsi="Consolas" w:cs="Times New Roman"/>
                <w:b/>
                <w:bCs/>
                <w:color w:val="006699"/>
                <w:sz w:val="18"/>
                <w:szCs w:val="18"/>
                <w:bdr w:val="none" w:sz="0" w:space="0" w:color="auto" w:frame="1"/>
                <w:lang w:eastAsia="it-IT"/>
              </w:rPr>
            </w:rPrChange>
          </w:rPr>
          <w:t>BY</w:t>
        </w:r>
        <w:r w:rsidRPr="006F36D9">
          <w:rPr>
            <w:rFonts w:ascii="Consolas" w:eastAsia="Times New Roman" w:hAnsi="Consolas" w:cs="Times New Roman"/>
            <w:color w:val="000000"/>
            <w:sz w:val="18"/>
            <w:szCs w:val="18"/>
            <w:bdr w:val="none" w:sz="0" w:space="0" w:color="auto" w:frame="1"/>
            <w:lang w:val="en-US" w:eastAsia="it-IT"/>
            <w:rPrChange w:id="943" w:author="Utente" w:date="2017-11-19T23:21:00Z">
              <w:rPr>
                <w:rFonts w:ascii="Consolas" w:eastAsia="Times New Roman" w:hAnsi="Consolas" w:cs="Times New Roman"/>
                <w:color w:val="000000"/>
                <w:sz w:val="18"/>
                <w:szCs w:val="18"/>
                <w:bdr w:val="none" w:sz="0" w:space="0" w:color="auto" w:frame="1"/>
                <w:lang w:eastAsia="it-IT"/>
              </w:rPr>
            </w:rPrChange>
          </w:rPr>
          <w:t> LR.Pagamento) </w:t>
        </w:r>
        <w:r w:rsidRPr="006F36D9">
          <w:rPr>
            <w:rFonts w:ascii="Consolas" w:eastAsia="Times New Roman" w:hAnsi="Consolas" w:cs="Times New Roman"/>
            <w:b/>
            <w:bCs/>
            <w:color w:val="006699"/>
            <w:sz w:val="18"/>
            <w:szCs w:val="18"/>
            <w:bdr w:val="none" w:sz="0" w:space="0" w:color="auto" w:frame="1"/>
            <w:lang w:val="en-US" w:eastAsia="it-IT"/>
            <w:rPrChange w:id="944" w:author="Utente" w:date="2017-11-19T23:21:00Z">
              <w:rPr>
                <w:rFonts w:ascii="Consolas" w:eastAsia="Times New Roman" w:hAnsi="Consolas" w:cs="Times New Roman"/>
                <w:b/>
                <w:bCs/>
                <w:color w:val="006699"/>
                <w:sz w:val="18"/>
                <w:szCs w:val="18"/>
                <w:bdr w:val="none" w:sz="0" w:space="0" w:color="auto" w:frame="1"/>
                <w:lang w:eastAsia="it-IT"/>
              </w:rPr>
            </w:rPrChange>
          </w:rPr>
          <w:t>AS</w:t>
        </w:r>
        <w:r w:rsidRPr="006F36D9">
          <w:rPr>
            <w:rFonts w:ascii="Consolas" w:eastAsia="Times New Roman" w:hAnsi="Consolas" w:cs="Times New Roman"/>
            <w:color w:val="000000"/>
            <w:sz w:val="18"/>
            <w:szCs w:val="18"/>
            <w:bdr w:val="none" w:sz="0" w:space="0" w:color="auto" w:frame="1"/>
            <w:lang w:val="en-US" w:eastAsia="it-IT"/>
            <w:rPrChange w:id="945" w:author="Utente" w:date="2017-11-19T23:21:00Z">
              <w:rPr>
                <w:rFonts w:ascii="Consolas" w:eastAsia="Times New Roman" w:hAnsi="Consolas" w:cs="Times New Roman"/>
                <w:color w:val="000000"/>
                <w:sz w:val="18"/>
                <w:szCs w:val="18"/>
                <w:bdr w:val="none" w:sz="0" w:space="0" w:color="auto" w:frame="1"/>
                <w:lang w:eastAsia="it-IT"/>
              </w:rPr>
            </w:rPrChange>
          </w:rPr>
          <w:t> D1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46" w:author="Utente" w:date="2017-11-19T23:21:00Z"/>
          <w:rFonts w:ascii="Consolas" w:eastAsia="Times New Roman" w:hAnsi="Consolas" w:cs="Times New Roman"/>
          <w:color w:val="5C5C5C"/>
          <w:sz w:val="18"/>
          <w:szCs w:val="18"/>
          <w:lang w:eastAsia="it-IT"/>
        </w:rPr>
      </w:pPr>
      <w:ins w:id="947" w:author="Utente" w:date="2017-11-19T23:21:00Z">
        <w:r w:rsidRPr="006F36D9">
          <w:rPr>
            <w:rFonts w:ascii="Consolas" w:eastAsia="Times New Roman" w:hAnsi="Consolas" w:cs="Times New Roman"/>
            <w:color w:val="000000"/>
            <w:sz w:val="18"/>
            <w:szCs w:val="18"/>
            <w:bdr w:val="none" w:sz="0" w:space="0" w:color="auto" w:frame="1"/>
            <w:lang w:val="en-US" w:eastAsia="it-IT"/>
            <w:rPrChange w:id="948" w:author="Utente" w:date="2017-11-19T23:21: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eastAsia="it-IT"/>
          </w:rPr>
          <w:t>INNER</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color w:val="808080"/>
            <w:sz w:val="18"/>
            <w:szCs w:val="18"/>
            <w:bdr w:val="none" w:sz="0" w:space="0" w:color="auto" w:frame="1"/>
            <w:lang w:eastAsia="it-IT"/>
          </w:rPr>
          <w:t>JOIN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49" w:author="Utente" w:date="2017-11-19T23:21:00Z"/>
          <w:rFonts w:ascii="Consolas" w:eastAsia="Times New Roman" w:hAnsi="Consolas" w:cs="Times New Roman"/>
          <w:color w:val="5C5C5C"/>
          <w:sz w:val="18"/>
          <w:szCs w:val="18"/>
          <w:lang w:eastAsia="it-IT"/>
        </w:rPr>
      </w:pPr>
      <w:ins w:id="950"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SELECT</w:t>
        </w:r>
        <w:r w:rsidRPr="006F36D9">
          <w:rPr>
            <w:rFonts w:ascii="Consolas" w:eastAsia="Times New Roman" w:hAnsi="Consolas" w:cs="Times New Roman"/>
            <w:color w:val="000000"/>
            <w:sz w:val="18"/>
            <w:szCs w:val="18"/>
            <w:bdr w:val="none" w:sz="0" w:space="0" w:color="auto" w:frame="1"/>
            <w:lang w:eastAsia="it-IT"/>
          </w:rPr>
          <w:t> C.Codice, C.Importo, PR.Interesse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51" w:author="Utente" w:date="2017-11-19T23:21:00Z"/>
          <w:rFonts w:ascii="Consolas" w:eastAsia="Times New Roman" w:hAnsi="Consolas" w:cs="Times New Roman"/>
          <w:color w:val="5C5C5C"/>
          <w:sz w:val="18"/>
          <w:szCs w:val="18"/>
          <w:lang w:eastAsia="it-IT"/>
        </w:rPr>
      </w:pPr>
      <w:ins w:id="952"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FROM</w:t>
        </w:r>
        <w:r w:rsidRPr="006F36D9">
          <w:rPr>
            <w:rFonts w:ascii="Consolas" w:eastAsia="Times New Roman" w:hAnsi="Consolas" w:cs="Times New Roman"/>
            <w:color w:val="000000"/>
            <w:sz w:val="18"/>
            <w:szCs w:val="18"/>
            <w:bdr w:val="none" w:sz="0" w:space="0" w:color="auto" w:frame="1"/>
            <w:lang w:eastAsia="it-IT"/>
          </w:rPr>
          <w:t> Contratto C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53" w:author="Utente" w:date="2017-11-19T23:21:00Z"/>
          <w:rFonts w:ascii="Consolas" w:eastAsia="Times New Roman" w:hAnsi="Consolas" w:cs="Times New Roman"/>
          <w:color w:val="5C5C5C"/>
          <w:sz w:val="18"/>
          <w:szCs w:val="18"/>
          <w:lang w:eastAsia="it-IT"/>
        </w:rPr>
      </w:pPr>
      <w:ins w:id="954"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INNER</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color w:val="808080"/>
            <w:sz w:val="18"/>
            <w:szCs w:val="18"/>
            <w:bdr w:val="none" w:sz="0" w:space="0" w:color="auto" w:frame="1"/>
            <w:lang w:eastAsia="it-IT"/>
          </w:rPr>
          <w:t>JOIN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55" w:author="Utente" w:date="2017-11-19T23:21:00Z"/>
          <w:rFonts w:ascii="Consolas" w:eastAsia="Times New Roman" w:hAnsi="Consolas" w:cs="Times New Roman"/>
          <w:color w:val="5C5C5C"/>
          <w:sz w:val="18"/>
          <w:szCs w:val="18"/>
          <w:lang w:eastAsia="it-IT"/>
        </w:rPr>
      </w:pPr>
      <w:ins w:id="956" w:author="Utente" w:date="2017-11-19T23:21:00Z">
        <w:r w:rsidRPr="006F36D9">
          <w:rPr>
            <w:rFonts w:ascii="Consolas" w:eastAsia="Times New Roman" w:hAnsi="Consolas" w:cs="Times New Roman"/>
            <w:color w:val="000000"/>
            <w:sz w:val="18"/>
            <w:szCs w:val="18"/>
            <w:bdr w:val="none" w:sz="0" w:space="0" w:color="auto" w:frame="1"/>
            <w:lang w:eastAsia="it-IT"/>
          </w:rPr>
          <w:t>                      Pagamento_rateizzato PR </w:t>
        </w:r>
        <w:r w:rsidRPr="006F36D9">
          <w:rPr>
            <w:rFonts w:ascii="Consolas" w:eastAsia="Times New Roman" w:hAnsi="Consolas" w:cs="Times New Roman"/>
            <w:b/>
            <w:bCs/>
            <w:color w:val="006699"/>
            <w:sz w:val="18"/>
            <w:szCs w:val="18"/>
            <w:bdr w:val="none" w:sz="0" w:space="0" w:color="auto" w:frame="1"/>
            <w:lang w:eastAsia="it-IT"/>
          </w:rPr>
          <w:t>ON</w:t>
        </w:r>
        <w:r w:rsidRPr="006F36D9">
          <w:rPr>
            <w:rFonts w:ascii="Consolas" w:eastAsia="Times New Roman" w:hAnsi="Consolas" w:cs="Times New Roman"/>
            <w:color w:val="000000"/>
            <w:sz w:val="18"/>
            <w:szCs w:val="18"/>
            <w:bdr w:val="none" w:sz="0" w:space="0" w:color="auto" w:frame="1"/>
            <w:lang w:eastAsia="it-IT"/>
          </w:rPr>
          <w:t> PR.Contratto=C.Codice) </w:t>
        </w:r>
        <w:r w:rsidRPr="006F36D9">
          <w:rPr>
            <w:rFonts w:ascii="Consolas" w:eastAsia="Times New Roman" w:hAnsi="Consolas" w:cs="Times New Roman"/>
            <w:b/>
            <w:bCs/>
            <w:color w:val="006699"/>
            <w:sz w:val="18"/>
            <w:szCs w:val="18"/>
            <w:bdr w:val="none" w:sz="0" w:space="0" w:color="auto" w:frame="1"/>
            <w:lang w:eastAsia="it-IT"/>
          </w:rPr>
          <w:t>AS</w:t>
        </w:r>
        <w:r w:rsidRPr="006F36D9">
          <w:rPr>
            <w:rFonts w:ascii="Consolas" w:eastAsia="Times New Roman" w:hAnsi="Consolas" w:cs="Times New Roman"/>
            <w:color w:val="000000"/>
            <w:sz w:val="18"/>
            <w:szCs w:val="18"/>
            <w:bdr w:val="none" w:sz="0" w:space="0" w:color="auto" w:frame="1"/>
            <w:lang w:eastAsia="it-IT"/>
          </w:rPr>
          <w:t> D2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57" w:author="Utente" w:date="2017-11-19T23:21:00Z"/>
          <w:rFonts w:ascii="Consolas" w:eastAsia="Times New Roman" w:hAnsi="Consolas" w:cs="Times New Roman"/>
          <w:color w:val="5C5C5C"/>
          <w:sz w:val="18"/>
          <w:szCs w:val="18"/>
          <w:lang w:eastAsia="it-IT"/>
        </w:rPr>
      </w:pPr>
      <w:ins w:id="958"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ON</w:t>
        </w:r>
        <w:r w:rsidRPr="006F36D9">
          <w:rPr>
            <w:rFonts w:ascii="Consolas" w:eastAsia="Times New Roman" w:hAnsi="Consolas" w:cs="Times New Roman"/>
            <w:color w:val="000000"/>
            <w:sz w:val="18"/>
            <w:szCs w:val="18"/>
            <w:bdr w:val="none" w:sz="0" w:space="0" w:color="auto" w:frame="1"/>
            <w:lang w:eastAsia="it-IT"/>
          </w:rPr>
          <w:t> D1.Pagamento=D2.Codice;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59" w:author="Utente" w:date="2017-11-19T23:21:00Z"/>
          <w:rFonts w:ascii="Consolas" w:eastAsia="Times New Roman" w:hAnsi="Consolas" w:cs="Times New Roman"/>
          <w:color w:val="5C5C5C"/>
          <w:sz w:val="18"/>
          <w:szCs w:val="18"/>
          <w:lang w:eastAsia="it-IT"/>
        </w:rPr>
      </w:pPr>
      <w:ins w:id="960" w:author="Utente" w:date="2017-11-19T23:21: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61" w:author="Utente" w:date="2017-11-19T23:21:00Z"/>
          <w:rFonts w:ascii="Consolas" w:eastAsia="Times New Roman" w:hAnsi="Consolas" w:cs="Times New Roman"/>
          <w:color w:val="5C5C5C"/>
          <w:sz w:val="18"/>
          <w:szCs w:val="18"/>
          <w:lang w:val="en-US" w:eastAsia="it-IT"/>
          <w:rPrChange w:id="962" w:author="Utente" w:date="2017-11-19T23:21:00Z">
            <w:rPr>
              <w:ins w:id="963" w:author="Utente" w:date="2017-11-19T23:21:00Z"/>
              <w:rFonts w:ascii="Consolas" w:eastAsia="Times New Roman" w:hAnsi="Consolas" w:cs="Times New Roman"/>
              <w:color w:val="5C5C5C"/>
              <w:sz w:val="18"/>
              <w:szCs w:val="18"/>
              <w:lang w:eastAsia="it-IT"/>
            </w:rPr>
          </w:rPrChange>
        </w:rPr>
      </w:pPr>
      <w:ins w:id="964"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val="en-US" w:eastAsia="it-IT"/>
            <w:rPrChange w:id="965" w:author="Utente" w:date="2017-11-19T23:21:00Z">
              <w:rPr>
                <w:rFonts w:ascii="Consolas" w:eastAsia="Times New Roman" w:hAnsi="Consolas" w:cs="Times New Roman"/>
                <w:b/>
                <w:bCs/>
                <w:color w:val="006699"/>
                <w:sz w:val="18"/>
                <w:szCs w:val="18"/>
                <w:bdr w:val="none" w:sz="0" w:space="0" w:color="auto" w:frame="1"/>
                <w:lang w:eastAsia="it-IT"/>
              </w:rPr>
            </w:rPrChange>
          </w:rPr>
          <w:t>DECLARE</w:t>
        </w:r>
        <w:r w:rsidRPr="006F36D9">
          <w:rPr>
            <w:rFonts w:ascii="Consolas" w:eastAsia="Times New Roman" w:hAnsi="Consolas" w:cs="Times New Roman"/>
            <w:color w:val="000000"/>
            <w:sz w:val="18"/>
            <w:szCs w:val="18"/>
            <w:bdr w:val="none" w:sz="0" w:space="0" w:color="auto" w:frame="1"/>
            <w:lang w:val="en-US" w:eastAsia="it-IT"/>
            <w:rPrChange w:id="966" w:author="Utente" w:date="2017-11-19T23:21: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val="en-US" w:eastAsia="it-IT"/>
            <w:rPrChange w:id="967" w:author="Utente" w:date="2017-11-19T23:21:00Z">
              <w:rPr>
                <w:rFonts w:ascii="Consolas" w:eastAsia="Times New Roman" w:hAnsi="Consolas" w:cs="Times New Roman"/>
                <w:b/>
                <w:bCs/>
                <w:color w:val="006699"/>
                <w:sz w:val="18"/>
                <w:szCs w:val="18"/>
                <w:bdr w:val="none" w:sz="0" w:space="0" w:color="auto" w:frame="1"/>
                <w:lang w:eastAsia="it-IT"/>
              </w:rPr>
            </w:rPrChange>
          </w:rPr>
          <w:t>CONTINUE</w:t>
        </w:r>
        <w:r w:rsidRPr="006F36D9">
          <w:rPr>
            <w:rFonts w:ascii="Consolas" w:eastAsia="Times New Roman" w:hAnsi="Consolas" w:cs="Times New Roman"/>
            <w:color w:val="000000"/>
            <w:sz w:val="18"/>
            <w:szCs w:val="18"/>
            <w:bdr w:val="none" w:sz="0" w:space="0" w:color="auto" w:frame="1"/>
            <w:lang w:val="en-US" w:eastAsia="it-IT"/>
            <w:rPrChange w:id="968" w:author="Utente" w:date="2017-11-19T23:21:00Z">
              <w:rPr>
                <w:rFonts w:ascii="Consolas" w:eastAsia="Times New Roman" w:hAnsi="Consolas" w:cs="Times New Roman"/>
                <w:color w:val="000000"/>
                <w:sz w:val="18"/>
                <w:szCs w:val="18"/>
                <w:bdr w:val="none" w:sz="0" w:space="0" w:color="auto" w:frame="1"/>
                <w:lang w:eastAsia="it-IT"/>
              </w:rPr>
            </w:rPrChange>
          </w:rPr>
          <w:t> HANDLER </w:t>
        </w:r>
        <w:r w:rsidRPr="006F36D9">
          <w:rPr>
            <w:rFonts w:ascii="Consolas" w:eastAsia="Times New Roman" w:hAnsi="Consolas" w:cs="Times New Roman"/>
            <w:b/>
            <w:bCs/>
            <w:color w:val="006699"/>
            <w:sz w:val="18"/>
            <w:szCs w:val="18"/>
            <w:bdr w:val="none" w:sz="0" w:space="0" w:color="auto" w:frame="1"/>
            <w:lang w:val="en-US" w:eastAsia="it-IT"/>
            <w:rPrChange w:id="969" w:author="Utente" w:date="2017-11-19T23:21:00Z">
              <w:rPr>
                <w:rFonts w:ascii="Consolas" w:eastAsia="Times New Roman" w:hAnsi="Consolas" w:cs="Times New Roman"/>
                <w:b/>
                <w:bCs/>
                <w:color w:val="006699"/>
                <w:sz w:val="18"/>
                <w:szCs w:val="18"/>
                <w:bdr w:val="none" w:sz="0" w:space="0" w:color="auto" w:frame="1"/>
                <w:lang w:eastAsia="it-IT"/>
              </w:rPr>
            </w:rPrChange>
          </w:rPr>
          <w:t>FOR</w:t>
        </w:r>
        <w:r w:rsidRPr="006F36D9">
          <w:rPr>
            <w:rFonts w:ascii="Consolas" w:eastAsia="Times New Roman" w:hAnsi="Consolas" w:cs="Times New Roman"/>
            <w:color w:val="000000"/>
            <w:sz w:val="18"/>
            <w:szCs w:val="18"/>
            <w:bdr w:val="none" w:sz="0" w:space="0" w:color="auto" w:frame="1"/>
            <w:lang w:val="en-US" w:eastAsia="it-IT"/>
            <w:rPrChange w:id="970" w:author="Utente" w:date="2017-11-19T23:21: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color w:val="808080"/>
            <w:sz w:val="18"/>
            <w:szCs w:val="18"/>
            <w:bdr w:val="none" w:sz="0" w:space="0" w:color="auto" w:frame="1"/>
            <w:lang w:val="en-US" w:eastAsia="it-IT"/>
            <w:rPrChange w:id="971" w:author="Utente" w:date="2017-11-19T23:21:00Z">
              <w:rPr>
                <w:rFonts w:ascii="Consolas" w:eastAsia="Times New Roman" w:hAnsi="Consolas" w:cs="Times New Roman"/>
                <w:color w:val="808080"/>
                <w:sz w:val="18"/>
                <w:szCs w:val="18"/>
                <w:bdr w:val="none" w:sz="0" w:space="0" w:color="auto" w:frame="1"/>
                <w:lang w:eastAsia="it-IT"/>
              </w:rPr>
            </w:rPrChange>
          </w:rPr>
          <w:t>NOT</w:t>
        </w:r>
        <w:r w:rsidRPr="006F36D9">
          <w:rPr>
            <w:rFonts w:ascii="Consolas" w:eastAsia="Times New Roman" w:hAnsi="Consolas" w:cs="Times New Roman"/>
            <w:color w:val="000000"/>
            <w:sz w:val="18"/>
            <w:szCs w:val="18"/>
            <w:bdr w:val="none" w:sz="0" w:space="0" w:color="auto" w:frame="1"/>
            <w:lang w:val="en-US" w:eastAsia="it-IT"/>
            <w:rPrChange w:id="972" w:author="Utente" w:date="2017-11-19T23:21:00Z">
              <w:rPr>
                <w:rFonts w:ascii="Consolas" w:eastAsia="Times New Roman" w:hAnsi="Consolas" w:cs="Times New Roman"/>
                <w:color w:val="000000"/>
                <w:sz w:val="18"/>
                <w:szCs w:val="18"/>
                <w:bdr w:val="none" w:sz="0" w:space="0" w:color="auto" w:frame="1"/>
                <w:lang w:eastAsia="it-IT"/>
              </w:rPr>
            </w:rPrChange>
          </w:rPr>
          <w:t> FOUND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73" w:author="Utente" w:date="2017-11-19T23:21:00Z"/>
          <w:rFonts w:ascii="Consolas" w:eastAsia="Times New Roman" w:hAnsi="Consolas" w:cs="Times New Roman"/>
          <w:color w:val="5C5C5C"/>
          <w:sz w:val="18"/>
          <w:szCs w:val="18"/>
          <w:lang w:eastAsia="it-IT"/>
        </w:rPr>
      </w:pPr>
      <w:ins w:id="974" w:author="Utente" w:date="2017-11-19T23:21:00Z">
        <w:r w:rsidRPr="006F36D9">
          <w:rPr>
            <w:rFonts w:ascii="Consolas" w:eastAsia="Times New Roman" w:hAnsi="Consolas" w:cs="Times New Roman"/>
            <w:color w:val="000000"/>
            <w:sz w:val="18"/>
            <w:szCs w:val="18"/>
            <w:bdr w:val="none" w:sz="0" w:space="0" w:color="auto" w:frame="1"/>
            <w:lang w:val="en-US" w:eastAsia="it-IT"/>
            <w:rPrChange w:id="975" w:author="Utente" w:date="2017-11-19T23:21:00Z">
              <w:rPr>
                <w:rFonts w:ascii="Consolas" w:eastAsia="Times New Roman" w:hAnsi="Consolas" w:cs="Times New Roman"/>
                <w:color w:val="000000"/>
                <w:sz w:val="18"/>
                <w:szCs w:val="18"/>
                <w:bdr w:val="none" w:sz="0" w:space="0" w:color="auto" w:frame="1"/>
                <w:lang w:eastAsia="it-IT"/>
              </w:rPr>
            </w:rPrChange>
          </w:rPr>
          <w:t>            </w:t>
        </w:r>
        <w:r w:rsidRPr="006F36D9">
          <w:rPr>
            <w:rFonts w:ascii="Consolas" w:eastAsia="Times New Roman" w:hAnsi="Consolas" w:cs="Times New Roman"/>
            <w:b/>
            <w:bCs/>
            <w:color w:val="006699"/>
            <w:sz w:val="18"/>
            <w:szCs w:val="18"/>
            <w:bdr w:val="none" w:sz="0" w:space="0" w:color="auto" w:frame="1"/>
            <w:lang w:eastAsia="it-IT"/>
          </w:rPr>
          <w:t>SET</w:t>
        </w:r>
        <w:r w:rsidRPr="006F36D9">
          <w:rPr>
            <w:rFonts w:ascii="Consolas" w:eastAsia="Times New Roman" w:hAnsi="Consolas" w:cs="Times New Roman"/>
            <w:color w:val="000000"/>
            <w:sz w:val="18"/>
            <w:szCs w:val="18"/>
            <w:bdr w:val="none" w:sz="0" w:space="0" w:color="auto" w:frame="1"/>
            <w:lang w:eastAsia="it-IT"/>
          </w:rPr>
          <w:t> finito=1;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76" w:author="Utente" w:date="2017-11-19T23:21:00Z"/>
          <w:rFonts w:ascii="Consolas" w:eastAsia="Times New Roman" w:hAnsi="Consolas" w:cs="Times New Roman"/>
          <w:color w:val="5C5C5C"/>
          <w:sz w:val="18"/>
          <w:szCs w:val="18"/>
          <w:lang w:eastAsia="it-IT"/>
        </w:rPr>
      </w:pPr>
      <w:ins w:id="977" w:author="Utente" w:date="2017-11-19T23:21: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78" w:author="Utente" w:date="2017-11-19T23:21:00Z"/>
          <w:rFonts w:ascii="Consolas" w:eastAsia="Times New Roman" w:hAnsi="Consolas" w:cs="Times New Roman"/>
          <w:color w:val="5C5C5C"/>
          <w:sz w:val="18"/>
          <w:szCs w:val="18"/>
          <w:lang w:eastAsia="it-IT"/>
        </w:rPr>
      </w:pPr>
      <w:ins w:id="979"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OPEN</w:t>
        </w:r>
        <w:r w:rsidRPr="006F36D9">
          <w:rPr>
            <w:rFonts w:ascii="Consolas" w:eastAsia="Times New Roman" w:hAnsi="Consolas" w:cs="Times New Roman"/>
            <w:color w:val="000000"/>
            <w:sz w:val="18"/>
            <w:szCs w:val="18"/>
            <w:bdr w:val="none" w:sz="0" w:space="0" w:color="auto" w:frame="1"/>
            <w:lang w:eastAsia="it-IT"/>
          </w:rPr>
          <w:t> cursore;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80" w:author="Utente" w:date="2017-11-19T23:21:00Z"/>
          <w:rFonts w:ascii="Consolas" w:eastAsia="Times New Roman" w:hAnsi="Consolas" w:cs="Times New Roman"/>
          <w:color w:val="5C5C5C"/>
          <w:sz w:val="18"/>
          <w:szCs w:val="18"/>
          <w:lang w:eastAsia="it-IT"/>
        </w:rPr>
      </w:pPr>
      <w:ins w:id="981" w:author="Utente" w:date="2017-11-19T23:21:00Z">
        <w:r w:rsidRPr="006F36D9">
          <w:rPr>
            <w:rFonts w:ascii="Consolas" w:eastAsia="Times New Roman" w:hAnsi="Consolas" w:cs="Times New Roman"/>
            <w:color w:val="000000"/>
            <w:sz w:val="18"/>
            <w:szCs w:val="18"/>
            <w:bdr w:val="none" w:sz="0" w:space="0" w:color="auto" w:frame="1"/>
            <w:lang w:eastAsia="it-IT"/>
          </w:rPr>
          <w:t>        preleva: LOOP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82" w:author="Utente" w:date="2017-11-19T23:21:00Z"/>
          <w:rFonts w:ascii="Consolas" w:eastAsia="Times New Roman" w:hAnsi="Consolas" w:cs="Times New Roman"/>
          <w:color w:val="5C5C5C"/>
          <w:sz w:val="18"/>
          <w:szCs w:val="18"/>
          <w:lang w:eastAsia="it-IT"/>
        </w:rPr>
      </w:pPr>
      <w:ins w:id="983" w:author="Utente" w:date="2017-11-19T23:21:00Z">
        <w:r w:rsidRPr="006F36D9">
          <w:rPr>
            <w:rFonts w:ascii="Consolas" w:eastAsia="Times New Roman" w:hAnsi="Consolas" w:cs="Times New Roman"/>
            <w:color w:val="000000"/>
            <w:sz w:val="18"/>
            <w:szCs w:val="18"/>
            <w:bdr w:val="none" w:sz="0" w:space="0" w:color="auto" w:frame="1"/>
            <w:lang w:eastAsia="it-IT"/>
          </w:rPr>
          <w:lastRenderedPageBreak/>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84" w:author="Utente" w:date="2017-11-19T23:21:00Z"/>
          <w:rFonts w:ascii="Consolas" w:eastAsia="Times New Roman" w:hAnsi="Consolas" w:cs="Times New Roman"/>
          <w:color w:val="5C5C5C"/>
          <w:sz w:val="18"/>
          <w:szCs w:val="18"/>
          <w:lang w:eastAsia="it-IT"/>
        </w:rPr>
      </w:pPr>
      <w:ins w:id="985" w:author="Utente" w:date="2017-11-19T23:21:00Z">
        <w:r w:rsidRPr="006F36D9">
          <w:rPr>
            <w:rFonts w:ascii="Consolas" w:eastAsia="Times New Roman" w:hAnsi="Consolas" w:cs="Times New Roman"/>
            <w:color w:val="000000"/>
            <w:sz w:val="18"/>
            <w:szCs w:val="18"/>
            <w:bdr w:val="none" w:sz="0" w:space="0" w:color="auto" w:frame="1"/>
            <w:lang w:eastAsia="it-IT"/>
          </w:rPr>
          <w:t>                 IF finito = 1 </w:t>
        </w:r>
        <w:r w:rsidRPr="006F36D9">
          <w:rPr>
            <w:rFonts w:ascii="Consolas" w:eastAsia="Times New Roman" w:hAnsi="Consolas" w:cs="Times New Roman"/>
            <w:b/>
            <w:bCs/>
            <w:color w:val="006699"/>
            <w:sz w:val="18"/>
            <w:szCs w:val="18"/>
            <w:bdr w:val="none" w:sz="0" w:space="0" w:color="auto" w:frame="1"/>
            <w:lang w:eastAsia="it-IT"/>
          </w:rPr>
          <w:t>THEN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86" w:author="Utente" w:date="2017-11-19T23:21:00Z"/>
          <w:rFonts w:ascii="Consolas" w:eastAsia="Times New Roman" w:hAnsi="Consolas" w:cs="Times New Roman"/>
          <w:color w:val="5C5C5C"/>
          <w:sz w:val="18"/>
          <w:szCs w:val="18"/>
          <w:lang w:eastAsia="it-IT"/>
        </w:rPr>
      </w:pPr>
      <w:ins w:id="987" w:author="Utente" w:date="2017-11-19T23:21:00Z">
        <w:r w:rsidRPr="006F36D9">
          <w:rPr>
            <w:rFonts w:ascii="Consolas" w:eastAsia="Times New Roman" w:hAnsi="Consolas" w:cs="Times New Roman"/>
            <w:color w:val="000000"/>
            <w:sz w:val="18"/>
            <w:szCs w:val="18"/>
            <w:bdr w:val="none" w:sz="0" w:space="0" w:color="auto" w:frame="1"/>
            <w:lang w:eastAsia="it-IT"/>
          </w:rPr>
          <w:t>                    LEAVE preleva;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88" w:author="Utente" w:date="2017-11-19T23:21:00Z"/>
          <w:rFonts w:ascii="Consolas" w:eastAsia="Times New Roman" w:hAnsi="Consolas" w:cs="Times New Roman"/>
          <w:color w:val="5C5C5C"/>
          <w:sz w:val="18"/>
          <w:szCs w:val="18"/>
          <w:lang w:eastAsia="it-IT"/>
        </w:rPr>
      </w:pPr>
      <w:ins w:id="989"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IF;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90" w:author="Utente" w:date="2017-11-19T23:21:00Z"/>
          <w:rFonts w:ascii="Consolas" w:eastAsia="Times New Roman" w:hAnsi="Consolas" w:cs="Times New Roman"/>
          <w:color w:val="5C5C5C"/>
          <w:sz w:val="18"/>
          <w:szCs w:val="18"/>
          <w:lang w:eastAsia="it-IT"/>
        </w:rPr>
      </w:pPr>
      <w:ins w:id="991" w:author="Utente" w:date="2017-11-19T23:21: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92" w:author="Utente" w:date="2017-11-19T23:21:00Z"/>
          <w:rFonts w:ascii="Consolas" w:eastAsia="Times New Roman" w:hAnsi="Consolas" w:cs="Times New Roman"/>
          <w:color w:val="5C5C5C"/>
          <w:sz w:val="18"/>
          <w:szCs w:val="18"/>
          <w:lang w:eastAsia="it-IT"/>
        </w:rPr>
      </w:pPr>
      <w:ins w:id="993"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FETCH</w:t>
        </w:r>
        <w:r w:rsidRPr="006F36D9">
          <w:rPr>
            <w:rFonts w:ascii="Consolas" w:eastAsia="Times New Roman" w:hAnsi="Consolas" w:cs="Times New Roman"/>
            <w:color w:val="000000"/>
            <w:sz w:val="18"/>
            <w:szCs w:val="18"/>
            <w:bdr w:val="none" w:sz="0" w:space="0" w:color="auto" w:frame="1"/>
            <w:lang w:eastAsia="it-IT"/>
          </w:rPr>
          <w:t> cursore </w:t>
        </w:r>
        <w:r w:rsidRPr="006F36D9">
          <w:rPr>
            <w:rFonts w:ascii="Consolas" w:eastAsia="Times New Roman" w:hAnsi="Consolas" w:cs="Times New Roman"/>
            <w:b/>
            <w:bCs/>
            <w:color w:val="006699"/>
            <w:sz w:val="18"/>
            <w:szCs w:val="18"/>
            <w:bdr w:val="none" w:sz="0" w:space="0" w:color="auto" w:frame="1"/>
            <w:lang w:eastAsia="it-IT"/>
          </w:rPr>
          <w:t>INTO</w:t>
        </w:r>
        <w:r w:rsidRPr="006F36D9">
          <w:rPr>
            <w:rFonts w:ascii="Consolas" w:eastAsia="Times New Roman" w:hAnsi="Consolas" w:cs="Times New Roman"/>
            <w:color w:val="000000"/>
            <w:sz w:val="18"/>
            <w:szCs w:val="18"/>
            <w:bdr w:val="none" w:sz="0" w:space="0" w:color="auto" w:frame="1"/>
            <w:lang w:eastAsia="it-IT"/>
          </w:rPr>
          <w:t> contratto_, somma_tasse, importo_totale, interesse;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94" w:author="Utente" w:date="2017-11-19T23:21:00Z"/>
          <w:rFonts w:ascii="Consolas" w:eastAsia="Times New Roman" w:hAnsi="Consolas" w:cs="Times New Roman"/>
          <w:color w:val="5C5C5C"/>
          <w:sz w:val="18"/>
          <w:szCs w:val="18"/>
          <w:lang w:eastAsia="it-IT"/>
        </w:rPr>
      </w:pPr>
      <w:ins w:id="995" w:author="Utente" w:date="2017-11-19T23:21: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996" w:author="Utente" w:date="2017-11-19T23:21:00Z"/>
          <w:rFonts w:ascii="Consolas" w:eastAsia="Times New Roman" w:hAnsi="Consolas" w:cs="Times New Roman"/>
          <w:color w:val="5C5C5C"/>
          <w:sz w:val="18"/>
          <w:szCs w:val="18"/>
          <w:lang w:eastAsia="it-IT"/>
        </w:rPr>
      </w:pPr>
      <w:ins w:id="997" w:author="Utente" w:date="2017-11-19T23:21:00Z">
        <w:r w:rsidRPr="006F36D9">
          <w:rPr>
            <w:rFonts w:ascii="Consolas" w:eastAsia="Times New Roman" w:hAnsi="Consolas" w:cs="Times New Roman"/>
            <w:color w:val="000000"/>
            <w:sz w:val="18"/>
            <w:szCs w:val="18"/>
            <w:bdr w:val="none" w:sz="0" w:space="0" w:color="auto" w:frame="1"/>
            <w:lang w:eastAsia="it-IT"/>
          </w:rPr>
          <w:t>                 IF (importo_totale &lt; ((100-interesse)*somma_tasse/100)-1 </w:t>
        </w:r>
        <w:r w:rsidRPr="006F36D9">
          <w:rPr>
            <w:rFonts w:ascii="Consolas" w:eastAsia="Times New Roman" w:hAnsi="Consolas" w:cs="Times New Roman"/>
            <w:color w:val="808080"/>
            <w:sz w:val="18"/>
            <w:szCs w:val="18"/>
            <w:bdr w:val="none" w:sz="0" w:space="0" w:color="auto" w:frame="1"/>
            <w:lang w:eastAsia="it-IT"/>
          </w:rPr>
          <w:t>OR</w:t>
        </w:r>
        <w:r w:rsidRPr="006F36D9">
          <w:rPr>
            <w:rFonts w:ascii="Consolas" w:eastAsia="Times New Roman" w:hAnsi="Consolas" w:cs="Times New Roman"/>
            <w:color w:val="000000"/>
            <w:sz w:val="18"/>
            <w:szCs w:val="18"/>
            <w:bdr w:val="none" w:sz="0" w:space="0" w:color="auto" w:frame="1"/>
            <w:lang w:eastAsia="it-IT"/>
          </w:rPr>
          <w:t> importo_totale &gt; ((100-interesse)*somma_tasse/100)+1) </w:t>
        </w:r>
        <w:r w:rsidRPr="006F36D9">
          <w:rPr>
            <w:rFonts w:ascii="Consolas" w:eastAsia="Times New Roman" w:hAnsi="Consolas" w:cs="Times New Roman"/>
            <w:b/>
            <w:bCs/>
            <w:color w:val="006699"/>
            <w:sz w:val="18"/>
            <w:szCs w:val="18"/>
            <w:bdr w:val="none" w:sz="0" w:space="0" w:color="auto" w:frame="1"/>
            <w:lang w:eastAsia="it-IT"/>
          </w:rPr>
          <w:t>THEN</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998" w:author="Utente" w:date="2017-11-19T23:21:00Z"/>
          <w:rFonts w:ascii="Consolas" w:eastAsia="Times New Roman" w:hAnsi="Consolas" w:cs="Times New Roman"/>
          <w:color w:val="5C5C5C"/>
          <w:sz w:val="18"/>
          <w:szCs w:val="18"/>
          <w:lang w:eastAsia="it-IT"/>
        </w:rPr>
      </w:pPr>
      <w:ins w:id="999"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INSERT</w:t>
        </w:r>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INTO</w:t>
        </w:r>
        <w:r w:rsidRPr="006F36D9">
          <w:rPr>
            <w:rFonts w:ascii="Consolas" w:eastAsia="Times New Roman" w:hAnsi="Consolas" w:cs="Times New Roman"/>
            <w:color w:val="000000"/>
            <w:sz w:val="18"/>
            <w:szCs w:val="18"/>
            <w:bdr w:val="none" w:sz="0" w:space="0" w:color="auto" w:frame="1"/>
            <w:lang w:eastAsia="it-IT"/>
          </w:rPr>
          <w:t> Errore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1000" w:author="Utente" w:date="2017-11-19T23:21:00Z"/>
          <w:rFonts w:ascii="Consolas" w:eastAsia="Times New Roman" w:hAnsi="Consolas" w:cs="Times New Roman"/>
          <w:color w:val="5C5C5C"/>
          <w:sz w:val="18"/>
          <w:szCs w:val="18"/>
          <w:lang w:eastAsia="it-IT"/>
        </w:rPr>
      </w:pPr>
      <w:ins w:id="1001"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VALUES</w:t>
        </w:r>
        <w:r w:rsidRPr="006F36D9">
          <w:rPr>
            <w:rFonts w:ascii="Consolas" w:eastAsia="Times New Roman" w:hAnsi="Consolas" w:cs="Times New Roman"/>
            <w:color w:val="000000"/>
            <w:sz w:val="18"/>
            <w:szCs w:val="18"/>
            <w:bdr w:val="none" w:sz="0" w:space="0" w:color="auto" w:frame="1"/>
            <w:lang w:eastAsia="it-IT"/>
          </w:rPr>
          <w:t> (CONCAT(</w:t>
        </w:r>
        <w:r w:rsidRPr="006F36D9">
          <w:rPr>
            <w:rFonts w:ascii="Consolas" w:eastAsia="Times New Roman" w:hAnsi="Consolas" w:cs="Times New Roman"/>
            <w:color w:val="0000FF"/>
            <w:sz w:val="18"/>
            <w:szCs w:val="18"/>
            <w:bdr w:val="none" w:sz="0" w:space="0" w:color="auto" w:frame="1"/>
            <w:lang w:eastAsia="it-IT"/>
          </w:rPr>
          <w:t>"L'importo delle tasse per il contratto "</w:t>
        </w:r>
        <w:r w:rsidRPr="006F36D9">
          <w:rPr>
            <w:rFonts w:ascii="Consolas" w:eastAsia="Times New Roman" w:hAnsi="Consolas" w:cs="Times New Roman"/>
            <w:color w:val="000000"/>
            <w:sz w:val="18"/>
            <w:szCs w:val="18"/>
            <w:bdr w:val="none" w:sz="0" w:space="0" w:color="auto" w:frame="1"/>
            <w:lang w:eastAsia="it-IT"/>
          </w:rPr>
          <w:t>, contratto_, </w:t>
        </w:r>
        <w:r w:rsidRPr="006F36D9">
          <w:rPr>
            <w:rFonts w:ascii="Consolas" w:eastAsia="Times New Roman" w:hAnsi="Consolas" w:cs="Times New Roman"/>
            <w:color w:val="0000FF"/>
            <w:sz w:val="18"/>
            <w:szCs w:val="18"/>
            <w:bdr w:val="none" w:sz="0" w:space="0" w:color="auto" w:frame="1"/>
            <w:lang w:eastAsia="it-IT"/>
          </w:rPr>
          <w:t>" non e' valido"</w:t>
        </w:r>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1002" w:author="Utente" w:date="2017-11-19T23:21:00Z"/>
          <w:rFonts w:ascii="Consolas" w:eastAsia="Times New Roman" w:hAnsi="Consolas" w:cs="Times New Roman"/>
          <w:color w:val="5C5C5C"/>
          <w:sz w:val="18"/>
          <w:szCs w:val="18"/>
          <w:lang w:eastAsia="it-IT"/>
        </w:rPr>
      </w:pPr>
      <w:ins w:id="1003"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IF;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1004" w:author="Utente" w:date="2017-11-19T23:21:00Z"/>
          <w:rFonts w:ascii="Consolas" w:eastAsia="Times New Roman" w:hAnsi="Consolas" w:cs="Times New Roman"/>
          <w:color w:val="5C5C5C"/>
          <w:sz w:val="18"/>
          <w:szCs w:val="18"/>
          <w:lang w:eastAsia="it-IT"/>
        </w:rPr>
      </w:pPr>
      <w:ins w:id="1005" w:author="Utente" w:date="2017-11-19T23:21: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1006" w:author="Utente" w:date="2017-11-19T23:21:00Z"/>
          <w:rFonts w:ascii="Consolas" w:eastAsia="Times New Roman" w:hAnsi="Consolas" w:cs="Times New Roman"/>
          <w:color w:val="5C5C5C"/>
          <w:sz w:val="18"/>
          <w:szCs w:val="18"/>
          <w:lang w:eastAsia="it-IT"/>
        </w:rPr>
      </w:pPr>
      <w:ins w:id="1007"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LOOP;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1008" w:author="Utente" w:date="2017-11-19T23:21:00Z"/>
          <w:rFonts w:ascii="Consolas" w:eastAsia="Times New Roman" w:hAnsi="Consolas" w:cs="Times New Roman"/>
          <w:color w:val="5C5C5C"/>
          <w:sz w:val="18"/>
          <w:szCs w:val="18"/>
          <w:lang w:eastAsia="it-IT"/>
        </w:rPr>
      </w:pPr>
      <w:ins w:id="1009" w:author="Utente" w:date="2017-11-19T23:21:00Z">
        <w:r w:rsidRPr="006F36D9">
          <w:rPr>
            <w:rFonts w:ascii="Consolas" w:eastAsia="Times New Roman" w:hAnsi="Consolas" w:cs="Times New Roman"/>
            <w:color w:val="000000"/>
            <w:sz w:val="18"/>
            <w:szCs w:val="18"/>
            <w:bdr w:val="none" w:sz="0" w:space="0" w:color="auto" w:frame="1"/>
            <w:lang w:eastAsia="it-IT"/>
          </w:rPr>
          <w:t>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1010" w:author="Utente" w:date="2017-11-19T23:21:00Z"/>
          <w:rFonts w:ascii="Consolas" w:eastAsia="Times New Roman" w:hAnsi="Consolas" w:cs="Times New Roman"/>
          <w:color w:val="5C5C5C"/>
          <w:sz w:val="18"/>
          <w:szCs w:val="18"/>
          <w:lang w:eastAsia="it-IT"/>
        </w:rPr>
      </w:pPr>
      <w:ins w:id="1011"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TRUNCATE</w:t>
        </w:r>
        <w:r w:rsidRPr="006F36D9">
          <w:rPr>
            <w:rFonts w:ascii="Consolas" w:eastAsia="Times New Roman" w:hAnsi="Consolas" w:cs="Times New Roman"/>
            <w:color w:val="000000"/>
            <w:sz w:val="18"/>
            <w:szCs w:val="18"/>
            <w:bdr w:val="none" w:sz="0" w:space="0" w:color="auto" w:frame="1"/>
            <w:lang w:eastAsia="it-IT"/>
          </w:rPr>
          <w:t> log_rata;  </w:t>
        </w:r>
      </w:ins>
    </w:p>
    <w:p w:rsidR="006F36D9" w:rsidRPr="006F36D9" w:rsidRDefault="006F36D9" w:rsidP="006F36D9">
      <w:pPr>
        <w:numPr>
          <w:ilvl w:val="0"/>
          <w:numId w:val="57"/>
        </w:numPr>
        <w:pBdr>
          <w:left w:val="single" w:sz="18" w:space="0" w:color="6CE26C"/>
        </w:pBdr>
        <w:shd w:val="clear" w:color="auto" w:fill="F8F8F8"/>
        <w:spacing w:before="0" w:beforeAutospacing="1" w:after="0" w:afterAutospacing="1" w:line="210" w:lineRule="atLeast"/>
        <w:rPr>
          <w:ins w:id="1012" w:author="Utente" w:date="2017-11-19T23:21:00Z"/>
          <w:rFonts w:ascii="Consolas" w:eastAsia="Times New Roman" w:hAnsi="Consolas" w:cs="Times New Roman"/>
          <w:color w:val="5C5C5C"/>
          <w:sz w:val="18"/>
          <w:szCs w:val="18"/>
          <w:lang w:eastAsia="it-IT"/>
        </w:rPr>
      </w:pPr>
      <w:ins w:id="1013" w:author="Utente" w:date="2017-11-19T23:21:00Z">
        <w:r w:rsidRPr="006F36D9">
          <w:rPr>
            <w:rFonts w:ascii="Consolas" w:eastAsia="Times New Roman" w:hAnsi="Consolas" w:cs="Times New Roman"/>
            <w:color w:val="000000"/>
            <w:sz w:val="18"/>
            <w:szCs w:val="18"/>
            <w:bdr w:val="none" w:sz="0" w:space="0" w:color="auto" w:frame="1"/>
            <w:lang w:eastAsia="it-IT"/>
          </w:rPr>
          <w:t>    </w:t>
        </w:r>
        <w:r w:rsidRPr="006F36D9">
          <w:rPr>
            <w:rFonts w:ascii="Consolas" w:eastAsia="Times New Roman" w:hAnsi="Consolas" w:cs="Times New Roman"/>
            <w:b/>
            <w:bCs/>
            <w:color w:val="006699"/>
            <w:sz w:val="18"/>
            <w:szCs w:val="18"/>
            <w:bdr w:val="none" w:sz="0" w:space="0" w:color="auto" w:frame="1"/>
            <w:lang w:eastAsia="it-IT"/>
          </w:rPr>
          <w:t>END</w:t>
        </w:r>
        <w:r w:rsidRPr="006F36D9">
          <w:rPr>
            <w:rFonts w:ascii="Consolas" w:eastAsia="Times New Roman" w:hAnsi="Consolas" w:cs="Times New Roman"/>
            <w:color w:val="000000"/>
            <w:sz w:val="18"/>
            <w:szCs w:val="18"/>
            <w:bdr w:val="none" w:sz="0" w:space="0" w:color="auto" w:frame="1"/>
            <w:lang w:eastAsia="it-IT"/>
          </w:rPr>
          <w:t> $$  </w:t>
        </w:r>
      </w:ins>
    </w:p>
    <w:p w:rsidR="006F36D9" w:rsidRPr="006F36D9" w:rsidRDefault="006F36D9" w:rsidP="006F36D9">
      <w:pPr>
        <w:numPr>
          <w:ilvl w:val="0"/>
          <w:numId w:val="57"/>
        </w:numPr>
        <w:pBdr>
          <w:left w:val="single" w:sz="18" w:space="0" w:color="6CE26C"/>
        </w:pBdr>
        <w:shd w:val="clear" w:color="auto" w:fill="FFFFFF"/>
        <w:spacing w:before="0" w:beforeAutospacing="1" w:after="0" w:afterAutospacing="1" w:line="210" w:lineRule="atLeast"/>
        <w:rPr>
          <w:ins w:id="1014" w:author="Utente" w:date="2017-11-19T23:21:00Z"/>
          <w:rFonts w:ascii="Consolas" w:eastAsia="Times New Roman" w:hAnsi="Consolas" w:cs="Times New Roman"/>
          <w:color w:val="5C5C5C"/>
          <w:sz w:val="18"/>
          <w:szCs w:val="18"/>
          <w:lang w:eastAsia="it-IT"/>
        </w:rPr>
      </w:pPr>
      <w:ins w:id="1015" w:author="Utente" w:date="2017-11-19T23:21:00Z">
        <w:r w:rsidRPr="006F36D9">
          <w:rPr>
            <w:rFonts w:ascii="Consolas" w:eastAsia="Times New Roman" w:hAnsi="Consolas" w:cs="Times New Roman"/>
            <w:color w:val="000000"/>
            <w:sz w:val="18"/>
            <w:szCs w:val="18"/>
            <w:bdr w:val="none" w:sz="0" w:space="0" w:color="auto" w:frame="1"/>
            <w:lang w:eastAsia="it-IT"/>
          </w:rPr>
          <w:t>DELIMITER ;  </w:t>
        </w:r>
      </w:ins>
    </w:p>
    <w:p w:rsidR="00C90146" w:rsidRPr="00632908" w:rsidRDefault="00C90146" w:rsidP="00C90146">
      <w:pPr>
        <w:rPr>
          <w:lang w:eastAsia="it-IT"/>
          <w:rPrChange w:id="1016" w:author="Utente" w:date="2017-11-19T22:59:00Z">
            <w:rPr>
              <w:rFonts w:eastAsia="Times New Roman"/>
              <w:lang w:eastAsia="it-IT"/>
            </w:rPr>
          </w:rPrChange>
        </w:rPr>
      </w:pPr>
      <w:ins w:id="1017" w:author="Utente" w:date="2017-11-19T22:50:00Z">
        <w:r>
          <w:rPr>
            <w:lang w:eastAsia="it-IT"/>
          </w:rPr>
          <w:t xml:space="preserve">Questa regola di derivazione implementata mediante </w:t>
        </w:r>
        <w:r w:rsidRPr="00C90146">
          <w:rPr>
            <w:b/>
            <w:lang w:eastAsia="it-IT"/>
            <w:rPrChange w:id="1018" w:author="Utente" w:date="2017-11-19T22:55:00Z">
              <w:rPr>
                <w:lang w:eastAsia="it-IT"/>
              </w:rPr>
            </w:rPrChange>
          </w:rPr>
          <w:t>event</w:t>
        </w:r>
        <w:r>
          <w:rPr>
            <w:lang w:eastAsia="it-IT"/>
          </w:rPr>
          <w:t xml:space="preserve"> ha lo scopo di controllare che la somma degli importi delle singole tasse relative al pagamento di un contratto sia uguale </w:t>
        </w:r>
      </w:ins>
      <w:ins w:id="1019" w:author="Utente" w:date="2017-11-19T22:51:00Z">
        <w:r>
          <w:rPr>
            <w:lang w:eastAsia="it-IT"/>
          </w:rPr>
          <w:t>all’importo totale del contratto stesso</w:t>
        </w:r>
      </w:ins>
      <w:ins w:id="1020" w:author="Utente" w:date="2017-11-19T22:57:00Z">
        <w:r>
          <w:rPr>
            <w:lang w:eastAsia="it-IT"/>
          </w:rPr>
          <w:t>, tenendo conto del valore del tasso di interesse ver</w:t>
        </w:r>
      </w:ins>
      <w:ins w:id="1021" w:author="Utente" w:date="2017-11-19T22:58:00Z">
        <w:r>
          <w:rPr>
            <w:lang w:eastAsia="it-IT"/>
          </w:rPr>
          <w:t>so l’istituto finanziario che deve essere rimosso dall’operazione</w:t>
        </w:r>
      </w:ins>
      <w:ins w:id="1022" w:author="Utente" w:date="2017-11-19T22:51:00Z">
        <w:r>
          <w:rPr>
            <w:lang w:eastAsia="it-IT"/>
          </w:rPr>
          <w:t>. Si ipotizza che le tasse debbano essere inserite nell’arco di una sola giornata, in modo tale da eseguire l’evento la</w:t>
        </w:r>
      </w:ins>
      <w:ins w:id="1023" w:author="Utente" w:date="2017-11-19T22:52:00Z">
        <w:r>
          <w:rPr>
            <w:lang w:eastAsia="it-IT"/>
          </w:rPr>
          <w:t xml:space="preserve"> notte (quando le palestre sono teoricamente chiuse). </w:t>
        </w:r>
      </w:ins>
      <w:ins w:id="1024" w:author="Utente" w:date="2017-11-19T22:55:00Z">
        <w:r>
          <w:rPr>
            <w:lang w:eastAsia="it-IT"/>
          </w:rPr>
          <w:t xml:space="preserve">Viene sfruttata, quindi, la log table </w:t>
        </w:r>
        <w:r w:rsidRPr="00632908">
          <w:rPr>
            <w:b/>
            <w:lang w:eastAsia="it-IT"/>
            <w:rPrChange w:id="1025" w:author="Utente" w:date="2017-11-19T22:59:00Z">
              <w:rPr>
                <w:lang w:eastAsia="it-IT"/>
              </w:rPr>
            </w:rPrChange>
          </w:rPr>
          <w:t>log_rat</w:t>
        </w:r>
      </w:ins>
      <w:ins w:id="1026" w:author="Utente" w:date="2017-11-19T22:56:00Z">
        <w:r w:rsidRPr="00632908">
          <w:rPr>
            <w:b/>
            <w:lang w:eastAsia="it-IT"/>
            <w:rPrChange w:id="1027" w:author="Utente" w:date="2017-11-19T22:59:00Z">
              <w:rPr>
                <w:lang w:eastAsia="it-IT"/>
              </w:rPr>
            </w:rPrChange>
          </w:rPr>
          <w:t>a</w:t>
        </w:r>
        <w:r>
          <w:rPr>
            <w:lang w:eastAsia="it-IT"/>
          </w:rPr>
          <w:t xml:space="preserve"> creata durante l’operazione 6 relativa all’inserimento del contratto, la quale sarà</w:t>
        </w:r>
        <w:r w:rsidRPr="00C90146">
          <w:rPr>
            <w:lang w:eastAsia="it-IT"/>
            <w:rPrChange w:id="1028" w:author="Utente" w:date="2017-11-19T22:56:00Z">
              <w:rPr>
                <w:lang w:val="en-US" w:eastAsia="it-IT"/>
              </w:rPr>
            </w:rPrChange>
          </w:rPr>
          <w:t xml:space="preserve"> </w:t>
        </w:r>
        <w:r>
          <w:rPr>
            <w:lang w:eastAsia="it-IT"/>
          </w:rPr>
          <w:t>poi svuotata.</w:t>
        </w:r>
      </w:ins>
      <w:ins w:id="1029" w:author="Utente" w:date="2017-11-19T22:58:00Z">
        <w:r>
          <w:rPr>
            <w:lang w:eastAsia="it-IT"/>
          </w:rPr>
          <w:t xml:space="preserve"> Viene inoltre lasciato un piccolo margine di errore </w:t>
        </w:r>
        <w:r w:rsidR="00632908">
          <w:rPr>
            <w:lang w:eastAsia="it-IT"/>
          </w:rPr>
          <w:t xml:space="preserve">(il valore della somma delle tasse deve stare tra l’importo totale </w:t>
        </w:r>
      </w:ins>
      <w:ins w:id="1030" w:author="Utente" w:date="2017-11-19T22:59:00Z">
        <w:r w:rsidR="00632908">
          <w:rPr>
            <w:lang w:eastAsia="it-IT"/>
          </w:rPr>
          <w:t>incrementato di 1 e decrementato di 1) che può</w:t>
        </w:r>
        <w:r w:rsidR="00632908" w:rsidRPr="00632908">
          <w:rPr>
            <w:lang w:eastAsia="it-IT"/>
            <w:rPrChange w:id="1031" w:author="Utente" w:date="2017-11-19T22:59:00Z">
              <w:rPr>
                <w:lang w:val="en-US" w:eastAsia="it-IT"/>
              </w:rPr>
            </w:rPrChange>
          </w:rPr>
          <w:t xml:space="preserve"> </w:t>
        </w:r>
        <w:r w:rsidR="00632908">
          <w:rPr>
            <w:lang w:eastAsia="it-IT"/>
          </w:rPr>
          <w:t>generarsi a causa delle approssimazioni.</w:t>
        </w:r>
      </w:ins>
    </w:p>
    <w:sectPr w:rsidR="00C90146" w:rsidRPr="00632908" w:rsidSect="008E77A8">
      <w:headerReference w:type="default" r:id="rId26"/>
      <w:footerReference w:type="default" r:id="rId27"/>
      <w:headerReference w:type="first" r:id="rId28"/>
      <w:footerReference w:type="first" r:id="rId29"/>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075" w:rsidRDefault="00EC6075" w:rsidP="007C2310">
      <w:r>
        <w:separator/>
      </w:r>
    </w:p>
  </w:endnote>
  <w:endnote w:type="continuationSeparator" w:id="0">
    <w:p w:rsidR="00EC6075" w:rsidRDefault="00EC6075"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146" w:rsidRDefault="00C90146">
    <w:pPr>
      <w:pStyle w:val="Footer"/>
    </w:pPr>
    <w:r>
      <w:rPr>
        <w:noProof/>
        <w:lang w:eastAsia="it-IT"/>
      </w:rPr>
      <mc:AlternateContent>
        <mc:Choice Requires="wps">
          <w:drawing>
            <wp:anchor distT="0" distB="0" distL="114300" distR="114300" simplePos="0" relativeHeight="251669504" behindDoc="0" locked="0" layoutInCell="1" allowOverlap="1" wp14:anchorId="0442A4CE" wp14:editId="0BB915FB">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146" w:rsidRDefault="00C90146">
    <w:pPr>
      <w:pStyle w:val="Header"/>
      <w:pBdr>
        <w:top w:val="single" w:sz="6" w:space="10" w:color="052F61" w:themeColor="accent1"/>
      </w:pBdr>
      <w:spacing w:before="240"/>
      <w:jc w:val="center"/>
      <w:rPr>
        <w:color w:val="052F61" w:themeColor="accent1"/>
      </w:rPr>
    </w:pPr>
  </w:p>
  <w:p w:rsidR="00C90146" w:rsidRDefault="00C90146">
    <w:pPr>
      <w:pStyle w:val="Header"/>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rsidR="00C90146" w:rsidRDefault="00C90146">
    <w:pPr>
      <w:pStyle w:val="Header"/>
      <w:pBdr>
        <w:top w:val="single" w:sz="6" w:space="10" w:color="052F61" w:themeColor="accent1"/>
      </w:pBdr>
      <w:spacing w:before="240"/>
      <w:jc w:val="center"/>
      <w:rPr>
        <w:color w:val="052F61" w:themeColor="accent1"/>
      </w:rPr>
    </w:pPr>
  </w:p>
  <w:p w:rsidR="00C90146" w:rsidRDefault="00C90146">
    <w:pPr>
      <w:pStyle w:val="Header"/>
      <w:pBdr>
        <w:top w:val="single" w:sz="6" w:space="10" w:color="052F61" w:themeColor="accent1"/>
      </w:pBdr>
      <w:spacing w:before="240"/>
      <w:jc w:val="center"/>
      <w:rPr>
        <w:color w:val="052F61" w:themeColor="accent1"/>
      </w:rPr>
    </w:pPr>
  </w:p>
  <w:p w:rsidR="00C90146" w:rsidRDefault="00C90146">
    <w:pPr>
      <w:pStyle w:val="Header"/>
      <w:pBdr>
        <w:top w:val="single" w:sz="6" w:space="10" w:color="052F61" w:themeColor="accent1"/>
      </w:pBdr>
      <w:spacing w:before="240"/>
      <w:jc w:val="center"/>
      <w:rPr>
        <w:color w:val="052F61" w:themeColor="accent1"/>
      </w:rPr>
    </w:pPr>
  </w:p>
  <w:p w:rsidR="00C90146" w:rsidRDefault="00C901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075" w:rsidRDefault="00EC6075" w:rsidP="007C2310">
      <w:r>
        <w:separator/>
      </w:r>
    </w:p>
  </w:footnote>
  <w:footnote w:type="continuationSeparator" w:id="0">
    <w:p w:rsidR="00EC6075" w:rsidRDefault="00EC6075" w:rsidP="007C23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146" w:rsidRDefault="00C90146" w:rsidP="008E77A8">
    <w:pPr>
      <w:pStyle w:val="Header"/>
      <w:tabs>
        <w:tab w:val="clear" w:pos="9638"/>
      </w:tabs>
    </w:pPr>
    <w:r>
      <w:rPr>
        <w:noProof/>
        <w:lang w:eastAsia="it-IT"/>
      </w:rPr>
      <mc:AlternateContent>
        <mc:Choice Requires="wps">
          <w:drawing>
            <wp:anchor distT="0" distB="0" distL="114300" distR="114300" simplePos="0" relativeHeight="251671552" behindDoc="1" locked="0" layoutInCell="0" allowOverlap="1" wp14:anchorId="4BC7BA05" wp14:editId="48383BEA">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rsidR="00C90146" w:rsidRDefault="00C90146" w:rsidP="00D945DE">
                          <w:pPr>
                            <w:spacing w:after="0" w:line="240" w:lineRule="auto"/>
                            <w:rPr>
                              <w:color w:val="FFFFFF" w:themeColor="background1"/>
                            </w:rPr>
                          </w:pPr>
                          <w:r>
                            <w:fldChar w:fldCharType="begin"/>
                          </w:r>
                          <w:r>
                            <w:instrText>PAGE   \* MERGEFORMAT</w:instrText>
                          </w:r>
                          <w:r>
                            <w:fldChar w:fldCharType="separate"/>
                          </w:r>
                          <w:r w:rsidR="002B093D" w:rsidRPr="002B093D">
                            <w:rPr>
                              <w:noProof/>
                              <w:color w:val="FFFFFF" w:themeColor="background1"/>
                            </w:rPr>
                            <w:t>71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BC7BA05" id="_x0000_t202" coordsize="21600,21600" o:spt="202" path="m,l,21600r21600,l21600,xe">
              <v:stroke joinstyle="miter"/>
              <v:path gradientshapeok="t" o:connecttype="rect"/>
            </v:shapetype>
            <v:shape id="Casella di testo 221" o:spid="_x0000_s103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rsidR="00C90146" w:rsidRDefault="00C90146" w:rsidP="00D945DE">
                    <w:pPr>
                      <w:spacing w:after="0" w:line="240" w:lineRule="auto"/>
                      <w:rPr>
                        <w:color w:val="FFFFFF" w:themeColor="background1"/>
                      </w:rPr>
                    </w:pPr>
                    <w:r>
                      <w:fldChar w:fldCharType="begin"/>
                    </w:r>
                    <w:r>
                      <w:instrText>PAGE   \* MERGEFORMAT</w:instrText>
                    </w:r>
                    <w:r>
                      <w:fldChar w:fldCharType="separate"/>
                    </w:r>
                    <w:r w:rsidR="002B093D" w:rsidRPr="002B093D">
                      <w:rPr>
                        <w:noProof/>
                        <w:color w:val="FFFFFF" w:themeColor="background1"/>
                      </w:rPr>
                      <w:t>71</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146" w:rsidRPr="00C90146" w:rsidRDefault="00C90146">
                          <w:pPr>
                            <w:jc w:val="right"/>
                            <w:rPr>
                              <w:lang w:val="en-US"/>
                            </w:rPr>
                          </w:pPr>
                          <w:r>
                            <w:fldChar w:fldCharType="begin"/>
                          </w:r>
                          <w:r w:rsidRPr="00C90146">
                            <w:rPr>
                              <w:lang w:val="en-US"/>
                            </w:rPr>
                            <w:instrText>If</w:instrText>
                          </w:r>
                          <w:r>
                            <w:fldChar w:fldCharType="begin"/>
                          </w:r>
                          <w:r w:rsidRPr="00C90146">
                            <w:rPr>
                              <w:lang w:val="en-US"/>
                            </w:rPr>
                            <w:instrText>STYLEREF "Titolo 1"</w:instrText>
                          </w:r>
                          <w:r>
                            <w:fldChar w:fldCharType="separate"/>
                          </w:r>
                          <w:r w:rsidR="002B093D">
                            <w:rPr>
                              <w:b/>
                              <w:bCs/>
                              <w:noProof/>
                              <w:lang w:val="en-US"/>
                            </w:rPr>
                            <w:instrText>Error! Use the Home tab to apply Titolo 1 to the text that you want to appear here.</w:instrText>
                          </w:r>
                          <w:r>
                            <w:fldChar w:fldCharType="end"/>
                          </w:r>
                          <w:r w:rsidRPr="00C90146">
                            <w:rPr>
                              <w:lang w:val="en-US"/>
                            </w:rPr>
                            <w:instrText>&lt; &gt; "Errore *" "</w:instrText>
                          </w:r>
                          <w:r>
                            <w:fldChar w:fldCharType="begin"/>
                          </w:r>
                          <w:r w:rsidRPr="00C90146">
                            <w:rPr>
                              <w:lang w:val="en-US"/>
                            </w:rPr>
                            <w:instrText>STYLEREF "Titolo 1"</w:instrText>
                          </w:r>
                          <w:r>
                            <w:fldChar w:fldCharType="separate"/>
                          </w:r>
                          <w:r w:rsidR="002B093D">
                            <w:rPr>
                              <w:b/>
                              <w:bCs/>
                              <w:noProof/>
                              <w:lang w:val="en-US"/>
                            </w:rPr>
                            <w:instrText>Error! Use the Home tab to apply Titolo 1 to the text that you want to appear here.</w:instrText>
                          </w:r>
                          <w:r>
                            <w:fldChar w:fldCharType="end"/>
                          </w:r>
                          <w:r w:rsidRPr="00C90146">
                            <w:rPr>
                              <w:lang w:val="en-US"/>
                            </w:rPr>
                            <w:instrText>""Aggiungere un titolo al documento""</w:instrText>
                          </w:r>
                          <w:r>
                            <w:fldChar w:fldCharType="separate"/>
                          </w:r>
                          <w:r w:rsidR="002B093D">
                            <w:rPr>
                              <w:b/>
                              <w:bCs/>
                              <w:noProof/>
                              <w:lang w:val="en-US"/>
                            </w:rPr>
                            <w:t>Error! Use the Home tab to apply Titolo 1 to the text that you want to appear here.</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Casella di testo 220" o:spid="_x0000_s103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rsidR="00C90146" w:rsidRPr="00C90146" w:rsidRDefault="00C90146">
                    <w:pPr>
                      <w:jc w:val="right"/>
                      <w:rPr>
                        <w:lang w:val="en-US"/>
                      </w:rPr>
                    </w:pPr>
                    <w:r>
                      <w:fldChar w:fldCharType="begin"/>
                    </w:r>
                    <w:r w:rsidRPr="00C90146">
                      <w:rPr>
                        <w:lang w:val="en-US"/>
                      </w:rPr>
                      <w:instrText>If</w:instrText>
                    </w:r>
                    <w:r>
                      <w:fldChar w:fldCharType="begin"/>
                    </w:r>
                    <w:r w:rsidRPr="00C90146">
                      <w:rPr>
                        <w:lang w:val="en-US"/>
                      </w:rPr>
                      <w:instrText>STYLEREF "Titolo 1"</w:instrText>
                    </w:r>
                    <w:r>
                      <w:fldChar w:fldCharType="separate"/>
                    </w:r>
                    <w:r w:rsidR="002B093D">
                      <w:rPr>
                        <w:b/>
                        <w:bCs/>
                        <w:noProof/>
                        <w:lang w:val="en-US"/>
                      </w:rPr>
                      <w:instrText>Error! Use the Home tab to apply Titolo 1 to the text that you want to appear here.</w:instrText>
                    </w:r>
                    <w:r>
                      <w:fldChar w:fldCharType="end"/>
                    </w:r>
                    <w:r w:rsidRPr="00C90146">
                      <w:rPr>
                        <w:lang w:val="en-US"/>
                      </w:rPr>
                      <w:instrText>&lt; &gt; "Errore *" "</w:instrText>
                    </w:r>
                    <w:r>
                      <w:fldChar w:fldCharType="begin"/>
                    </w:r>
                    <w:r w:rsidRPr="00C90146">
                      <w:rPr>
                        <w:lang w:val="en-US"/>
                      </w:rPr>
                      <w:instrText>STYLEREF "Titolo 1"</w:instrText>
                    </w:r>
                    <w:r>
                      <w:fldChar w:fldCharType="separate"/>
                    </w:r>
                    <w:r w:rsidR="002B093D">
                      <w:rPr>
                        <w:b/>
                        <w:bCs/>
                        <w:noProof/>
                        <w:lang w:val="en-US"/>
                      </w:rPr>
                      <w:instrText>Error! Use the Home tab to apply Titolo 1 to the text that you want to appear here.</w:instrText>
                    </w:r>
                    <w:r>
                      <w:fldChar w:fldCharType="end"/>
                    </w:r>
                    <w:r w:rsidRPr="00C90146">
                      <w:rPr>
                        <w:lang w:val="en-US"/>
                      </w:rPr>
                      <w:instrText>""Aggiungere un titolo al documento""</w:instrText>
                    </w:r>
                    <w:r>
                      <w:fldChar w:fldCharType="separate"/>
                    </w:r>
                    <w:r w:rsidR="002B093D">
                      <w:rPr>
                        <w:b/>
                        <w:bCs/>
                        <w:noProof/>
                        <w:lang w:val="en-US"/>
                      </w:rPr>
                      <w:t>Error! Use the Home tab to apply Titolo 1 to the text that you want to appear here.</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146" w:rsidRDefault="00C90146">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rsidR="00C90146" w:rsidRDefault="00C9014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27C"/>
    <w:multiLevelType w:val="multilevel"/>
    <w:tmpl w:val="10C4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257"/>
    <w:multiLevelType w:val="multilevel"/>
    <w:tmpl w:val="E400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E4B13"/>
    <w:multiLevelType w:val="multilevel"/>
    <w:tmpl w:val="BE9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91510"/>
    <w:multiLevelType w:val="multilevel"/>
    <w:tmpl w:val="806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95D4D"/>
    <w:multiLevelType w:val="multilevel"/>
    <w:tmpl w:val="54FCD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5581E"/>
    <w:multiLevelType w:val="multilevel"/>
    <w:tmpl w:val="7802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B2C55"/>
    <w:multiLevelType w:val="hybridMultilevel"/>
    <w:tmpl w:val="AAE0D45C"/>
    <w:lvl w:ilvl="0" w:tplc="54584A5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513323"/>
    <w:multiLevelType w:val="multilevel"/>
    <w:tmpl w:val="E292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06206"/>
    <w:multiLevelType w:val="multilevel"/>
    <w:tmpl w:val="BA22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853D58"/>
    <w:multiLevelType w:val="multilevel"/>
    <w:tmpl w:val="575E1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15CCD"/>
    <w:multiLevelType w:val="hybridMultilevel"/>
    <w:tmpl w:val="5450DFD2"/>
    <w:lvl w:ilvl="0" w:tplc="0AE8EA96">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C31D57"/>
    <w:multiLevelType w:val="multilevel"/>
    <w:tmpl w:val="7432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D63F3"/>
    <w:multiLevelType w:val="hybridMultilevel"/>
    <w:tmpl w:val="037CF3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FA3B82"/>
    <w:multiLevelType w:val="hybridMultilevel"/>
    <w:tmpl w:val="F0220830"/>
    <w:lvl w:ilvl="0" w:tplc="AD5C4C2E">
      <w:start w:val="1"/>
      <w:numFmt w:val="bullet"/>
      <w:lvlText w:val=""/>
      <w:lvlJc w:val="left"/>
      <w:pPr>
        <w:ind w:left="1440" w:hanging="360"/>
      </w:pPr>
      <w:rPr>
        <w:rFonts w:ascii="Wingdings" w:hAnsi="Wingdings" w:hint="default"/>
        <w:color w:val="052F61" w:themeColor="accent1"/>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3D71AE6"/>
    <w:multiLevelType w:val="multilevel"/>
    <w:tmpl w:val="4D04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92E54"/>
    <w:multiLevelType w:val="hybridMultilevel"/>
    <w:tmpl w:val="A93CEC32"/>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66A6B89"/>
    <w:multiLevelType w:val="hybridMultilevel"/>
    <w:tmpl w:val="D5FA92C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B0652DA"/>
    <w:multiLevelType w:val="multilevel"/>
    <w:tmpl w:val="84FAD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6878B3"/>
    <w:multiLevelType w:val="multilevel"/>
    <w:tmpl w:val="9D3C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F1D03"/>
    <w:multiLevelType w:val="multilevel"/>
    <w:tmpl w:val="4E70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85867"/>
    <w:multiLevelType w:val="multilevel"/>
    <w:tmpl w:val="3BAC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25089"/>
    <w:multiLevelType w:val="hybridMultilevel"/>
    <w:tmpl w:val="83DC1E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32A04FBA"/>
    <w:multiLevelType w:val="multilevel"/>
    <w:tmpl w:val="8D3A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4B70C9"/>
    <w:multiLevelType w:val="hybridMultilevel"/>
    <w:tmpl w:val="041CE0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46679C7"/>
    <w:multiLevelType w:val="multilevel"/>
    <w:tmpl w:val="0FAEF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F30ABC"/>
    <w:multiLevelType w:val="multilevel"/>
    <w:tmpl w:val="18EC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1A5330"/>
    <w:multiLevelType w:val="multilevel"/>
    <w:tmpl w:val="1E18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C37A9"/>
    <w:multiLevelType w:val="multilevel"/>
    <w:tmpl w:val="34D2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022D5A"/>
    <w:multiLevelType w:val="multilevel"/>
    <w:tmpl w:val="43EE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1679D5"/>
    <w:multiLevelType w:val="multilevel"/>
    <w:tmpl w:val="7C5E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8D5E1E"/>
    <w:multiLevelType w:val="hybridMultilevel"/>
    <w:tmpl w:val="22A224E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90C518B"/>
    <w:multiLevelType w:val="multilevel"/>
    <w:tmpl w:val="1584D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E37B2F"/>
    <w:multiLevelType w:val="hybridMultilevel"/>
    <w:tmpl w:val="2C8C4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7001C74"/>
    <w:multiLevelType w:val="multilevel"/>
    <w:tmpl w:val="8422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EA3992"/>
    <w:multiLevelType w:val="multilevel"/>
    <w:tmpl w:val="CEFC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A73392"/>
    <w:multiLevelType w:val="multilevel"/>
    <w:tmpl w:val="328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F4A36"/>
    <w:multiLevelType w:val="multilevel"/>
    <w:tmpl w:val="742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E4231C"/>
    <w:multiLevelType w:val="hybridMultilevel"/>
    <w:tmpl w:val="6338BE5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26129F2"/>
    <w:multiLevelType w:val="hybridMultilevel"/>
    <w:tmpl w:val="D65E5C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3A51962"/>
    <w:multiLevelType w:val="multilevel"/>
    <w:tmpl w:val="DAB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60346B"/>
    <w:multiLevelType w:val="hybridMultilevel"/>
    <w:tmpl w:val="AA10B5EC"/>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5BA062D"/>
    <w:multiLevelType w:val="hybridMultilevel"/>
    <w:tmpl w:val="7F4618B8"/>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6540CD1"/>
    <w:multiLevelType w:val="multilevel"/>
    <w:tmpl w:val="D17AE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924E77"/>
    <w:multiLevelType w:val="multilevel"/>
    <w:tmpl w:val="EC2C0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B51D0C"/>
    <w:multiLevelType w:val="hybridMultilevel"/>
    <w:tmpl w:val="2A182A94"/>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D14C37"/>
    <w:multiLevelType w:val="multilevel"/>
    <w:tmpl w:val="5D34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CD3212"/>
    <w:multiLevelType w:val="hybridMultilevel"/>
    <w:tmpl w:val="17E4C414"/>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8B94A46"/>
    <w:multiLevelType w:val="hybridMultilevel"/>
    <w:tmpl w:val="8826A892"/>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D2E49E5"/>
    <w:multiLevelType w:val="hybridMultilevel"/>
    <w:tmpl w:val="9432A988"/>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1A633A5"/>
    <w:multiLevelType w:val="multilevel"/>
    <w:tmpl w:val="E6A8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39560C"/>
    <w:multiLevelType w:val="multilevel"/>
    <w:tmpl w:val="C140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5D7570"/>
    <w:multiLevelType w:val="multilevel"/>
    <w:tmpl w:val="41C0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D54B95"/>
    <w:multiLevelType w:val="multilevel"/>
    <w:tmpl w:val="BD3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9D5963"/>
    <w:multiLevelType w:val="multilevel"/>
    <w:tmpl w:val="EF3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847116"/>
    <w:multiLevelType w:val="multilevel"/>
    <w:tmpl w:val="4706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D921B8"/>
    <w:multiLevelType w:val="hybridMultilevel"/>
    <w:tmpl w:val="4642AF32"/>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CC97B12"/>
    <w:multiLevelType w:val="multilevel"/>
    <w:tmpl w:val="636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73684D"/>
    <w:multiLevelType w:val="hybridMultilevel"/>
    <w:tmpl w:val="2F7AD830"/>
    <w:lvl w:ilvl="0" w:tplc="3D042DD4">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44"/>
  </w:num>
  <w:num w:numId="3">
    <w:abstractNumId w:val="37"/>
  </w:num>
  <w:num w:numId="4">
    <w:abstractNumId w:val="12"/>
  </w:num>
  <w:num w:numId="5">
    <w:abstractNumId w:val="38"/>
  </w:num>
  <w:num w:numId="6">
    <w:abstractNumId w:val="15"/>
  </w:num>
  <w:num w:numId="7">
    <w:abstractNumId w:val="46"/>
  </w:num>
  <w:num w:numId="8">
    <w:abstractNumId w:val="16"/>
  </w:num>
  <w:num w:numId="9">
    <w:abstractNumId w:val="48"/>
  </w:num>
  <w:num w:numId="10">
    <w:abstractNumId w:val="23"/>
  </w:num>
  <w:num w:numId="11">
    <w:abstractNumId w:val="40"/>
  </w:num>
  <w:num w:numId="12">
    <w:abstractNumId w:val="13"/>
  </w:num>
  <w:num w:numId="13">
    <w:abstractNumId w:val="30"/>
  </w:num>
  <w:num w:numId="14">
    <w:abstractNumId w:val="51"/>
  </w:num>
  <w:num w:numId="15">
    <w:abstractNumId w:val="53"/>
  </w:num>
  <w:num w:numId="16">
    <w:abstractNumId w:val="34"/>
  </w:num>
  <w:num w:numId="17">
    <w:abstractNumId w:val="14"/>
  </w:num>
  <w:num w:numId="18">
    <w:abstractNumId w:val="22"/>
  </w:num>
  <w:num w:numId="19">
    <w:abstractNumId w:val="39"/>
  </w:num>
  <w:num w:numId="20">
    <w:abstractNumId w:val="3"/>
  </w:num>
  <w:num w:numId="21">
    <w:abstractNumId w:val="7"/>
  </w:num>
  <w:num w:numId="22">
    <w:abstractNumId w:val="25"/>
  </w:num>
  <w:num w:numId="23">
    <w:abstractNumId w:val="20"/>
  </w:num>
  <w:num w:numId="24">
    <w:abstractNumId w:val="26"/>
  </w:num>
  <w:num w:numId="25">
    <w:abstractNumId w:val="50"/>
  </w:num>
  <w:num w:numId="26">
    <w:abstractNumId w:val="11"/>
  </w:num>
  <w:num w:numId="27">
    <w:abstractNumId w:val="45"/>
  </w:num>
  <w:num w:numId="28">
    <w:abstractNumId w:val="2"/>
  </w:num>
  <w:num w:numId="29">
    <w:abstractNumId w:val="19"/>
  </w:num>
  <w:num w:numId="30">
    <w:abstractNumId w:val="56"/>
  </w:num>
  <w:num w:numId="31">
    <w:abstractNumId w:val="18"/>
  </w:num>
  <w:num w:numId="32">
    <w:abstractNumId w:val="52"/>
  </w:num>
  <w:num w:numId="33">
    <w:abstractNumId w:val="28"/>
  </w:num>
  <w:num w:numId="34">
    <w:abstractNumId w:val="33"/>
  </w:num>
  <w:num w:numId="35">
    <w:abstractNumId w:val="35"/>
  </w:num>
  <w:num w:numId="36">
    <w:abstractNumId w:val="24"/>
  </w:num>
  <w:num w:numId="37">
    <w:abstractNumId w:val="17"/>
  </w:num>
  <w:num w:numId="38">
    <w:abstractNumId w:val="49"/>
  </w:num>
  <w:num w:numId="39">
    <w:abstractNumId w:val="47"/>
  </w:num>
  <w:num w:numId="40">
    <w:abstractNumId w:val="21"/>
  </w:num>
  <w:num w:numId="41">
    <w:abstractNumId w:val="10"/>
  </w:num>
  <w:num w:numId="42">
    <w:abstractNumId w:val="6"/>
  </w:num>
  <w:num w:numId="43">
    <w:abstractNumId w:val="5"/>
  </w:num>
  <w:num w:numId="44">
    <w:abstractNumId w:val="31"/>
  </w:num>
  <w:num w:numId="45">
    <w:abstractNumId w:val="1"/>
  </w:num>
  <w:num w:numId="46">
    <w:abstractNumId w:val="29"/>
  </w:num>
  <w:num w:numId="47">
    <w:abstractNumId w:val="43"/>
  </w:num>
  <w:num w:numId="48">
    <w:abstractNumId w:val="36"/>
  </w:num>
  <w:num w:numId="49">
    <w:abstractNumId w:val="55"/>
  </w:num>
  <w:num w:numId="50">
    <w:abstractNumId w:val="57"/>
  </w:num>
  <w:num w:numId="51">
    <w:abstractNumId w:val="32"/>
  </w:num>
  <w:num w:numId="52">
    <w:abstractNumId w:val="8"/>
  </w:num>
  <w:num w:numId="53">
    <w:abstractNumId w:val="42"/>
  </w:num>
  <w:num w:numId="54">
    <w:abstractNumId w:val="27"/>
  </w:num>
  <w:num w:numId="55">
    <w:abstractNumId w:val="4"/>
  </w:num>
  <w:num w:numId="56">
    <w:abstractNumId w:val="9"/>
  </w:num>
  <w:num w:numId="57">
    <w:abstractNumId w:val="54"/>
  </w:num>
  <w:num w:numId="58">
    <w:abstractNumId w:val="0"/>
  </w:num>
  <w:numIdMacAtCleanup w:val="5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ente">
    <w15:presenceInfo w15:providerId="None" w15:userId="Ute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trackRevision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50"/>
    <w:rsid w:val="00001BFF"/>
    <w:rsid w:val="00002B62"/>
    <w:rsid w:val="00011386"/>
    <w:rsid w:val="00021219"/>
    <w:rsid w:val="00030EAC"/>
    <w:rsid w:val="000466BE"/>
    <w:rsid w:val="00073BB1"/>
    <w:rsid w:val="00076B5F"/>
    <w:rsid w:val="00084E37"/>
    <w:rsid w:val="00087499"/>
    <w:rsid w:val="000915DA"/>
    <w:rsid w:val="00092FDC"/>
    <w:rsid w:val="000936C5"/>
    <w:rsid w:val="00094250"/>
    <w:rsid w:val="0009428A"/>
    <w:rsid w:val="00097C0B"/>
    <w:rsid w:val="000A0BF0"/>
    <w:rsid w:val="000A2DA6"/>
    <w:rsid w:val="000A3BB5"/>
    <w:rsid w:val="000B50C0"/>
    <w:rsid w:val="000B6408"/>
    <w:rsid w:val="000C3F0E"/>
    <w:rsid w:val="000C7952"/>
    <w:rsid w:val="000F1CB3"/>
    <w:rsid w:val="00101DD6"/>
    <w:rsid w:val="001048DC"/>
    <w:rsid w:val="00105122"/>
    <w:rsid w:val="00117B6C"/>
    <w:rsid w:val="00156F51"/>
    <w:rsid w:val="0016062D"/>
    <w:rsid w:val="001613A2"/>
    <w:rsid w:val="00174611"/>
    <w:rsid w:val="00182FBF"/>
    <w:rsid w:val="001B2B88"/>
    <w:rsid w:val="001C2DBE"/>
    <w:rsid w:val="001D6B7D"/>
    <w:rsid w:val="001E3E9C"/>
    <w:rsid w:val="001F5A53"/>
    <w:rsid w:val="001F7D77"/>
    <w:rsid w:val="00201EDF"/>
    <w:rsid w:val="002075FE"/>
    <w:rsid w:val="00223D25"/>
    <w:rsid w:val="00226B5C"/>
    <w:rsid w:val="00227335"/>
    <w:rsid w:val="0024032D"/>
    <w:rsid w:val="002446F3"/>
    <w:rsid w:val="00251F9A"/>
    <w:rsid w:val="002550AC"/>
    <w:rsid w:val="002618D5"/>
    <w:rsid w:val="00265684"/>
    <w:rsid w:val="00270717"/>
    <w:rsid w:val="0028029F"/>
    <w:rsid w:val="002907AE"/>
    <w:rsid w:val="002B093D"/>
    <w:rsid w:val="002B1598"/>
    <w:rsid w:val="002B64DA"/>
    <w:rsid w:val="002C3605"/>
    <w:rsid w:val="002C43B6"/>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5728B"/>
    <w:rsid w:val="00365178"/>
    <w:rsid w:val="003868E9"/>
    <w:rsid w:val="00397AEE"/>
    <w:rsid w:val="003B088E"/>
    <w:rsid w:val="003B633F"/>
    <w:rsid w:val="003D136E"/>
    <w:rsid w:val="003E3D8B"/>
    <w:rsid w:val="003E481E"/>
    <w:rsid w:val="003E606A"/>
    <w:rsid w:val="003E6260"/>
    <w:rsid w:val="003F6DD9"/>
    <w:rsid w:val="00401F28"/>
    <w:rsid w:val="0040406C"/>
    <w:rsid w:val="004216BD"/>
    <w:rsid w:val="00423042"/>
    <w:rsid w:val="004267CD"/>
    <w:rsid w:val="004273FC"/>
    <w:rsid w:val="004348D8"/>
    <w:rsid w:val="00440782"/>
    <w:rsid w:val="0044406D"/>
    <w:rsid w:val="0045057A"/>
    <w:rsid w:val="004563AA"/>
    <w:rsid w:val="004648EF"/>
    <w:rsid w:val="00464ECC"/>
    <w:rsid w:val="0047643A"/>
    <w:rsid w:val="0048587A"/>
    <w:rsid w:val="004A7888"/>
    <w:rsid w:val="004B3937"/>
    <w:rsid w:val="004B432F"/>
    <w:rsid w:val="004B4367"/>
    <w:rsid w:val="004B6A22"/>
    <w:rsid w:val="004C6CCC"/>
    <w:rsid w:val="004D7CE2"/>
    <w:rsid w:val="004E2FF2"/>
    <w:rsid w:val="0050590D"/>
    <w:rsid w:val="00514543"/>
    <w:rsid w:val="00536949"/>
    <w:rsid w:val="0054343B"/>
    <w:rsid w:val="00546E8B"/>
    <w:rsid w:val="00552E94"/>
    <w:rsid w:val="00560948"/>
    <w:rsid w:val="00564E70"/>
    <w:rsid w:val="005707DB"/>
    <w:rsid w:val="0057154B"/>
    <w:rsid w:val="00594BE2"/>
    <w:rsid w:val="00595ACD"/>
    <w:rsid w:val="005A04D0"/>
    <w:rsid w:val="005E5B72"/>
    <w:rsid w:val="005F35C7"/>
    <w:rsid w:val="00607566"/>
    <w:rsid w:val="0061100D"/>
    <w:rsid w:val="006143B1"/>
    <w:rsid w:val="00623AFA"/>
    <w:rsid w:val="00632908"/>
    <w:rsid w:val="00640AA4"/>
    <w:rsid w:val="00653F8C"/>
    <w:rsid w:val="00655D15"/>
    <w:rsid w:val="0065652C"/>
    <w:rsid w:val="006616CD"/>
    <w:rsid w:val="006632DB"/>
    <w:rsid w:val="00670784"/>
    <w:rsid w:val="00674589"/>
    <w:rsid w:val="006746CF"/>
    <w:rsid w:val="00694387"/>
    <w:rsid w:val="006B6204"/>
    <w:rsid w:val="006D3BEB"/>
    <w:rsid w:val="006E25E9"/>
    <w:rsid w:val="006E531D"/>
    <w:rsid w:val="006E7065"/>
    <w:rsid w:val="006F36D9"/>
    <w:rsid w:val="00702CEE"/>
    <w:rsid w:val="00711B79"/>
    <w:rsid w:val="00716191"/>
    <w:rsid w:val="00717C02"/>
    <w:rsid w:val="00722AD0"/>
    <w:rsid w:val="007315D6"/>
    <w:rsid w:val="0073349F"/>
    <w:rsid w:val="007505D5"/>
    <w:rsid w:val="00760F3F"/>
    <w:rsid w:val="00761E95"/>
    <w:rsid w:val="007642CE"/>
    <w:rsid w:val="00771F98"/>
    <w:rsid w:val="007747F4"/>
    <w:rsid w:val="007777C9"/>
    <w:rsid w:val="0078147E"/>
    <w:rsid w:val="00793662"/>
    <w:rsid w:val="007A36F9"/>
    <w:rsid w:val="007A5AA7"/>
    <w:rsid w:val="007B40C0"/>
    <w:rsid w:val="007B63F9"/>
    <w:rsid w:val="007C2310"/>
    <w:rsid w:val="007C680B"/>
    <w:rsid w:val="007C6DC2"/>
    <w:rsid w:val="007C7959"/>
    <w:rsid w:val="007D3260"/>
    <w:rsid w:val="007D434E"/>
    <w:rsid w:val="007E47B4"/>
    <w:rsid w:val="007E7759"/>
    <w:rsid w:val="0081033C"/>
    <w:rsid w:val="00817D97"/>
    <w:rsid w:val="00825300"/>
    <w:rsid w:val="00830CE9"/>
    <w:rsid w:val="00831181"/>
    <w:rsid w:val="00833DAC"/>
    <w:rsid w:val="0085527A"/>
    <w:rsid w:val="008604C7"/>
    <w:rsid w:val="00870E94"/>
    <w:rsid w:val="008842E3"/>
    <w:rsid w:val="00886091"/>
    <w:rsid w:val="00897D4B"/>
    <w:rsid w:val="008A5129"/>
    <w:rsid w:val="008B0940"/>
    <w:rsid w:val="008B39FC"/>
    <w:rsid w:val="008B4683"/>
    <w:rsid w:val="008C4ED8"/>
    <w:rsid w:val="008D0940"/>
    <w:rsid w:val="008D125C"/>
    <w:rsid w:val="008E77A8"/>
    <w:rsid w:val="008E7D01"/>
    <w:rsid w:val="008F7AA0"/>
    <w:rsid w:val="00904800"/>
    <w:rsid w:val="009110BA"/>
    <w:rsid w:val="009120B0"/>
    <w:rsid w:val="00912B74"/>
    <w:rsid w:val="00935707"/>
    <w:rsid w:val="00936900"/>
    <w:rsid w:val="0095555A"/>
    <w:rsid w:val="00962D30"/>
    <w:rsid w:val="00971C94"/>
    <w:rsid w:val="00974A9B"/>
    <w:rsid w:val="00974FC4"/>
    <w:rsid w:val="00984102"/>
    <w:rsid w:val="009929B5"/>
    <w:rsid w:val="00995C1A"/>
    <w:rsid w:val="009A2803"/>
    <w:rsid w:val="009A3DDE"/>
    <w:rsid w:val="009B1C34"/>
    <w:rsid w:val="009B2C83"/>
    <w:rsid w:val="009B68CE"/>
    <w:rsid w:val="009B6CC2"/>
    <w:rsid w:val="009D3149"/>
    <w:rsid w:val="009D35C6"/>
    <w:rsid w:val="009D376A"/>
    <w:rsid w:val="009E7255"/>
    <w:rsid w:val="009F50E3"/>
    <w:rsid w:val="009F5AF6"/>
    <w:rsid w:val="00A05D01"/>
    <w:rsid w:val="00A109D6"/>
    <w:rsid w:val="00A17545"/>
    <w:rsid w:val="00A22E3F"/>
    <w:rsid w:val="00A24F2A"/>
    <w:rsid w:val="00A25650"/>
    <w:rsid w:val="00A307F0"/>
    <w:rsid w:val="00A50ACD"/>
    <w:rsid w:val="00A612C3"/>
    <w:rsid w:val="00A632EC"/>
    <w:rsid w:val="00A65FD0"/>
    <w:rsid w:val="00A759DE"/>
    <w:rsid w:val="00A75A13"/>
    <w:rsid w:val="00A8164F"/>
    <w:rsid w:val="00A823B1"/>
    <w:rsid w:val="00A90286"/>
    <w:rsid w:val="00A935A2"/>
    <w:rsid w:val="00A93819"/>
    <w:rsid w:val="00A95075"/>
    <w:rsid w:val="00A96602"/>
    <w:rsid w:val="00AA240B"/>
    <w:rsid w:val="00AB11B8"/>
    <w:rsid w:val="00AB61A4"/>
    <w:rsid w:val="00AB67B7"/>
    <w:rsid w:val="00AC0F85"/>
    <w:rsid w:val="00AD157C"/>
    <w:rsid w:val="00AD3EAD"/>
    <w:rsid w:val="00AD3F3A"/>
    <w:rsid w:val="00AD64C2"/>
    <w:rsid w:val="00AF478C"/>
    <w:rsid w:val="00B0009E"/>
    <w:rsid w:val="00B00D46"/>
    <w:rsid w:val="00B02695"/>
    <w:rsid w:val="00B043CE"/>
    <w:rsid w:val="00B06E1A"/>
    <w:rsid w:val="00B23DBF"/>
    <w:rsid w:val="00B33FB5"/>
    <w:rsid w:val="00B3557E"/>
    <w:rsid w:val="00B42AE0"/>
    <w:rsid w:val="00B51BD7"/>
    <w:rsid w:val="00B520C1"/>
    <w:rsid w:val="00B54684"/>
    <w:rsid w:val="00B7657C"/>
    <w:rsid w:val="00B80C00"/>
    <w:rsid w:val="00B935EE"/>
    <w:rsid w:val="00BA2CF3"/>
    <w:rsid w:val="00BC099F"/>
    <w:rsid w:val="00BE25F2"/>
    <w:rsid w:val="00BE37E1"/>
    <w:rsid w:val="00BF2AB8"/>
    <w:rsid w:val="00BF3239"/>
    <w:rsid w:val="00BF4C3E"/>
    <w:rsid w:val="00C053B8"/>
    <w:rsid w:val="00C11626"/>
    <w:rsid w:val="00C12145"/>
    <w:rsid w:val="00C17164"/>
    <w:rsid w:val="00C20E09"/>
    <w:rsid w:val="00C26D01"/>
    <w:rsid w:val="00C34403"/>
    <w:rsid w:val="00C45003"/>
    <w:rsid w:val="00C47E1F"/>
    <w:rsid w:val="00C54CB7"/>
    <w:rsid w:val="00C563A6"/>
    <w:rsid w:val="00C62C30"/>
    <w:rsid w:val="00C7103A"/>
    <w:rsid w:val="00C754BA"/>
    <w:rsid w:val="00C75593"/>
    <w:rsid w:val="00C75E3B"/>
    <w:rsid w:val="00C81CDF"/>
    <w:rsid w:val="00C8269E"/>
    <w:rsid w:val="00C8587C"/>
    <w:rsid w:val="00C90146"/>
    <w:rsid w:val="00C962A7"/>
    <w:rsid w:val="00CA050F"/>
    <w:rsid w:val="00CA385E"/>
    <w:rsid w:val="00CA4688"/>
    <w:rsid w:val="00CB14D1"/>
    <w:rsid w:val="00CB289A"/>
    <w:rsid w:val="00CB2B1F"/>
    <w:rsid w:val="00CC6926"/>
    <w:rsid w:val="00CC6A9A"/>
    <w:rsid w:val="00CD76AF"/>
    <w:rsid w:val="00CE61E4"/>
    <w:rsid w:val="00D014B3"/>
    <w:rsid w:val="00D1396B"/>
    <w:rsid w:val="00D21EFA"/>
    <w:rsid w:val="00D223F3"/>
    <w:rsid w:val="00D3030D"/>
    <w:rsid w:val="00D64EC4"/>
    <w:rsid w:val="00D7218B"/>
    <w:rsid w:val="00D80AB6"/>
    <w:rsid w:val="00D945DE"/>
    <w:rsid w:val="00DA4885"/>
    <w:rsid w:val="00DA7B29"/>
    <w:rsid w:val="00DB5B2A"/>
    <w:rsid w:val="00DC5698"/>
    <w:rsid w:val="00DE4C1F"/>
    <w:rsid w:val="00DE75C8"/>
    <w:rsid w:val="00DF652C"/>
    <w:rsid w:val="00E0382A"/>
    <w:rsid w:val="00E03F99"/>
    <w:rsid w:val="00E063C0"/>
    <w:rsid w:val="00E14136"/>
    <w:rsid w:val="00E46C50"/>
    <w:rsid w:val="00E5339C"/>
    <w:rsid w:val="00E57BF6"/>
    <w:rsid w:val="00E62A2D"/>
    <w:rsid w:val="00E64ECF"/>
    <w:rsid w:val="00EB4905"/>
    <w:rsid w:val="00EC6075"/>
    <w:rsid w:val="00EC7DB3"/>
    <w:rsid w:val="00ED6D62"/>
    <w:rsid w:val="00EE541D"/>
    <w:rsid w:val="00EE6E57"/>
    <w:rsid w:val="00EF43DF"/>
    <w:rsid w:val="00EF4832"/>
    <w:rsid w:val="00EF6B60"/>
    <w:rsid w:val="00F01172"/>
    <w:rsid w:val="00F012DA"/>
    <w:rsid w:val="00F02D48"/>
    <w:rsid w:val="00F07F85"/>
    <w:rsid w:val="00F1050B"/>
    <w:rsid w:val="00F12C5C"/>
    <w:rsid w:val="00F16EF3"/>
    <w:rsid w:val="00F22D44"/>
    <w:rsid w:val="00F23F72"/>
    <w:rsid w:val="00F37502"/>
    <w:rsid w:val="00F40AB0"/>
    <w:rsid w:val="00F45F0B"/>
    <w:rsid w:val="00F64003"/>
    <w:rsid w:val="00F879F7"/>
    <w:rsid w:val="00F92A08"/>
    <w:rsid w:val="00F968FD"/>
    <w:rsid w:val="00F97BF1"/>
    <w:rsid w:val="00F97FC4"/>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60B19"/>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6F9"/>
    <w:rPr>
      <w:rFonts w:ascii="Calibri" w:hAnsi="Calibri"/>
      <w:sz w:val="22"/>
    </w:rPr>
  </w:style>
  <w:style w:type="paragraph" w:styleId="Heading1">
    <w:name w:val="heading 1"/>
    <w:basedOn w:val="Normal"/>
    <w:next w:val="Normal"/>
    <w:link w:val="Heading1Char"/>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6E7065"/>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6E70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70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65"/>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6E7065"/>
    <w:rPr>
      <w:caps/>
      <w:spacing w:val="15"/>
      <w:shd w:val="clear" w:color="auto" w:fill="B1D2FB" w:themeFill="accent1" w:themeFillTint="33"/>
    </w:rPr>
  </w:style>
  <w:style w:type="character" w:customStyle="1" w:styleId="Heading3Char">
    <w:name w:val="Heading 3 Char"/>
    <w:basedOn w:val="DefaultParagraphFont"/>
    <w:link w:val="Heading3"/>
    <w:uiPriority w:val="9"/>
    <w:rsid w:val="006E7065"/>
    <w:rPr>
      <w:caps/>
      <w:color w:val="021730" w:themeColor="accent1" w:themeShade="7F"/>
      <w:spacing w:val="15"/>
    </w:rPr>
  </w:style>
  <w:style w:type="character" w:customStyle="1" w:styleId="Heading4Char">
    <w:name w:val="Heading 4 Char"/>
    <w:basedOn w:val="DefaultParagraphFont"/>
    <w:link w:val="Heading4"/>
    <w:uiPriority w:val="9"/>
    <w:rsid w:val="006E7065"/>
    <w:rPr>
      <w:caps/>
      <w:color w:val="032348" w:themeColor="accent1" w:themeShade="BF"/>
      <w:spacing w:val="10"/>
    </w:rPr>
  </w:style>
  <w:style w:type="character" w:customStyle="1" w:styleId="Heading5Char">
    <w:name w:val="Heading 5 Char"/>
    <w:basedOn w:val="DefaultParagraphFont"/>
    <w:link w:val="Heading5"/>
    <w:uiPriority w:val="9"/>
    <w:rsid w:val="006E7065"/>
    <w:rPr>
      <w:caps/>
      <w:color w:val="032348" w:themeColor="accent1" w:themeShade="BF"/>
      <w:spacing w:val="10"/>
    </w:rPr>
  </w:style>
  <w:style w:type="character" w:customStyle="1" w:styleId="Heading6Char">
    <w:name w:val="Heading 6 Char"/>
    <w:basedOn w:val="DefaultParagraphFont"/>
    <w:link w:val="Heading6"/>
    <w:uiPriority w:val="9"/>
    <w:rsid w:val="006E7065"/>
    <w:rPr>
      <w:caps/>
      <w:color w:val="032348" w:themeColor="accent1" w:themeShade="BF"/>
      <w:spacing w:val="10"/>
    </w:rPr>
  </w:style>
  <w:style w:type="character" w:customStyle="1" w:styleId="Heading7Char">
    <w:name w:val="Heading 7 Char"/>
    <w:basedOn w:val="DefaultParagraphFont"/>
    <w:link w:val="Heading7"/>
    <w:uiPriority w:val="9"/>
    <w:semiHidden/>
    <w:rsid w:val="006E7065"/>
    <w:rPr>
      <w:caps/>
      <w:color w:val="032348" w:themeColor="accent1" w:themeShade="BF"/>
      <w:spacing w:val="10"/>
    </w:rPr>
  </w:style>
  <w:style w:type="character" w:customStyle="1" w:styleId="Heading8Char">
    <w:name w:val="Heading 8 Char"/>
    <w:basedOn w:val="DefaultParagraphFont"/>
    <w:link w:val="Heading8"/>
    <w:uiPriority w:val="9"/>
    <w:semiHidden/>
    <w:rsid w:val="006E7065"/>
    <w:rPr>
      <w:caps/>
      <w:spacing w:val="10"/>
      <w:sz w:val="18"/>
      <w:szCs w:val="18"/>
    </w:rPr>
  </w:style>
  <w:style w:type="character" w:customStyle="1" w:styleId="Heading9Char">
    <w:name w:val="Heading 9 Char"/>
    <w:basedOn w:val="DefaultParagraphFont"/>
    <w:link w:val="Heading9"/>
    <w:uiPriority w:val="9"/>
    <w:semiHidden/>
    <w:rsid w:val="006E7065"/>
    <w:rPr>
      <w:i/>
      <w:iCs/>
      <w:caps/>
      <w:spacing w:val="10"/>
      <w:sz w:val="18"/>
      <w:szCs w:val="18"/>
    </w:rPr>
  </w:style>
  <w:style w:type="paragraph" w:styleId="Caption">
    <w:name w:val="caption"/>
    <w:basedOn w:val="Normal"/>
    <w:next w:val="Normal"/>
    <w:uiPriority w:val="35"/>
    <w:unhideWhenUsed/>
    <w:qFormat/>
    <w:rsid w:val="006E7065"/>
    <w:rPr>
      <w:b/>
      <w:bCs/>
      <w:color w:val="032348" w:themeColor="accent1" w:themeShade="BF"/>
      <w:sz w:val="16"/>
      <w:szCs w:val="16"/>
    </w:rPr>
  </w:style>
  <w:style w:type="paragraph" w:styleId="Title">
    <w:name w:val="Title"/>
    <w:basedOn w:val="Normal"/>
    <w:next w:val="Normal"/>
    <w:link w:val="TitleChar"/>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6E7065"/>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6E70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7065"/>
    <w:rPr>
      <w:caps/>
      <w:color w:val="595959" w:themeColor="text1" w:themeTint="A6"/>
      <w:spacing w:val="10"/>
      <w:sz w:val="21"/>
      <w:szCs w:val="21"/>
    </w:rPr>
  </w:style>
  <w:style w:type="character" w:styleId="Strong">
    <w:name w:val="Strong"/>
    <w:uiPriority w:val="22"/>
    <w:qFormat/>
    <w:rsid w:val="006E7065"/>
    <w:rPr>
      <w:b/>
      <w:bCs/>
    </w:rPr>
  </w:style>
  <w:style w:type="character" w:styleId="Emphasis">
    <w:name w:val="Emphasis"/>
    <w:uiPriority w:val="20"/>
    <w:qFormat/>
    <w:rsid w:val="006E7065"/>
    <w:rPr>
      <w:caps/>
      <w:color w:val="021730" w:themeColor="accent1" w:themeShade="7F"/>
      <w:spacing w:val="5"/>
    </w:rPr>
  </w:style>
  <w:style w:type="paragraph" w:styleId="NoSpacing">
    <w:name w:val="No Spacing"/>
    <w:link w:val="NoSpacingChar"/>
    <w:uiPriority w:val="1"/>
    <w:qFormat/>
    <w:rsid w:val="006E7065"/>
    <w:pPr>
      <w:spacing w:after="0" w:line="240" w:lineRule="auto"/>
    </w:pPr>
  </w:style>
  <w:style w:type="paragraph" w:styleId="Quote">
    <w:name w:val="Quote"/>
    <w:basedOn w:val="Normal"/>
    <w:next w:val="Normal"/>
    <w:link w:val="QuoteChar"/>
    <w:uiPriority w:val="29"/>
    <w:qFormat/>
    <w:rsid w:val="006E7065"/>
    <w:rPr>
      <w:i/>
      <w:iCs/>
      <w:sz w:val="24"/>
      <w:szCs w:val="24"/>
    </w:rPr>
  </w:style>
  <w:style w:type="character" w:customStyle="1" w:styleId="QuoteChar">
    <w:name w:val="Quote Char"/>
    <w:basedOn w:val="DefaultParagraphFont"/>
    <w:link w:val="Quote"/>
    <w:uiPriority w:val="29"/>
    <w:rsid w:val="006E7065"/>
    <w:rPr>
      <w:i/>
      <w:iCs/>
      <w:sz w:val="24"/>
      <w:szCs w:val="24"/>
    </w:rPr>
  </w:style>
  <w:style w:type="paragraph" w:styleId="IntenseQuote">
    <w:name w:val="Intense Quote"/>
    <w:basedOn w:val="Normal"/>
    <w:next w:val="Normal"/>
    <w:link w:val="IntenseQuoteChar"/>
    <w:uiPriority w:val="30"/>
    <w:qFormat/>
    <w:rsid w:val="006E7065"/>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6E7065"/>
    <w:rPr>
      <w:color w:val="052F61" w:themeColor="accent1"/>
      <w:sz w:val="24"/>
      <w:szCs w:val="24"/>
    </w:rPr>
  </w:style>
  <w:style w:type="character" w:styleId="SubtleEmphasis">
    <w:name w:val="Subtle Emphasis"/>
    <w:uiPriority w:val="19"/>
    <w:qFormat/>
    <w:rsid w:val="006E7065"/>
    <w:rPr>
      <w:i/>
      <w:iCs/>
      <w:color w:val="021730" w:themeColor="accent1" w:themeShade="7F"/>
    </w:rPr>
  </w:style>
  <w:style w:type="character" w:styleId="IntenseEmphasis">
    <w:name w:val="Intense Emphasis"/>
    <w:uiPriority w:val="21"/>
    <w:qFormat/>
    <w:rsid w:val="006E7065"/>
    <w:rPr>
      <w:b/>
      <w:bCs/>
      <w:caps/>
      <w:color w:val="021730" w:themeColor="accent1" w:themeShade="7F"/>
      <w:spacing w:val="10"/>
    </w:rPr>
  </w:style>
  <w:style w:type="character" w:styleId="SubtleReference">
    <w:name w:val="Subtle Reference"/>
    <w:uiPriority w:val="31"/>
    <w:qFormat/>
    <w:rsid w:val="006E7065"/>
    <w:rPr>
      <w:b/>
      <w:bCs/>
      <w:color w:val="052F61" w:themeColor="accent1"/>
    </w:rPr>
  </w:style>
  <w:style w:type="character" w:styleId="IntenseReference">
    <w:name w:val="Intense Reference"/>
    <w:uiPriority w:val="32"/>
    <w:qFormat/>
    <w:rsid w:val="006E7065"/>
    <w:rPr>
      <w:b/>
      <w:bCs/>
      <w:i/>
      <w:iCs/>
      <w:caps/>
      <w:color w:val="052F61" w:themeColor="accent1"/>
    </w:rPr>
  </w:style>
  <w:style w:type="character" w:styleId="BookTitle">
    <w:name w:val="Book Title"/>
    <w:uiPriority w:val="33"/>
    <w:qFormat/>
    <w:rsid w:val="006E7065"/>
    <w:rPr>
      <w:b/>
      <w:bCs/>
      <w:i/>
      <w:iCs/>
      <w:spacing w:val="0"/>
    </w:rPr>
  </w:style>
  <w:style w:type="paragraph" w:styleId="TOCHeading">
    <w:name w:val="TOC Heading"/>
    <w:basedOn w:val="Heading1"/>
    <w:next w:val="Normal"/>
    <w:uiPriority w:val="39"/>
    <w:unhideWhenUsed/>
    <w:qFormat/>
    <w:rsid w:val="006E7065"/>
    <w:pPr>
      <w:outlineLvl w:val="9"/>
    </w:pPr>
  </w:style>
  <w:style w:type="paragraph" w:styleId="ListParagraph">
    <w:name w:val="List Paragraph"/>
    <w:basedOn w:val="Normal"/>
    <w:uiPriority w:val="34"/>
    <w:qFormat/>
    <w:rsid w:val="00FB7C50"/>
    <w:pPr>
      <w:ind w:left="720"/>
      <w:contextualSpacing/>
    </w:pPr>
  </w:style>
  <w:style w:type="table" w:styleId="TableGrid">
    <w:name w:val="Table Grid"/>
    <w:basedOn w:val="TableNormal"/>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B6A22"/>
  </w:style>
  <w:style w:type="paragraph" w:styleId="Header">
    <w:name w:val="header"/>
    <w:basedOn w:val="Normal"/>
    <w:link w:val="HeaderChar"/>
    <w:uiPriority w:val="99"/>
    <w:unhideWhenUsed/>
    <w:rsid w:val="007C2310"/>
    <w:pPr>
      <w:tabs>
        <w:tab w:val="center" w:pos="4819"/>
        <w:tab w:val="right" w:pos="9638"/>
      </w:tabs>
      <w:spacing w:before="0" w:after="0" w:line="240" w:lineRule="auto"/>
    </w:pPr>
  </w:style>
  <w:style w:type="character" w:customStyle="1" w:styleId="HeaderChar">
    <w:name w:val="Header Char"/>
    <w:basedOn w:val="DefaultParagraphFont"/>
    <w:link w:val="Header"/>
    <w:uiPriority w:val="99"/>
    <w:rsid w:val="007C2310"/>
  </w:style>
  <w:style w:type="paragraph" w:styleId="Footer">
    <w:name w:val="footer"/>
    <w:basedOn w:val="Normal"/>
    <w:link w:val="FooterChar"/>
    <w:uiPriority w:val="99"/>
    <w:unhideWhenUsed/>
    <w:rsid w:val="007C2310"/>
    <w:pPr>
      <w:tabs>
        <w:tab w:val="center" w:pos="4819"/>
        <w:tab w:val="right" w:pos="9638"/>
      </w:tabs>
      <w:spacing w:before="0" w:after="0" w:line="240" w:lineRule="auto"/>
    </w:pPr>
  </w:style>
  <w:style w:type="character" w:customStyle="1" w:styleId="FooterChar">
    <w:name w:val="Footer Char"/>
    <w:basedOn w:val="DefaultParagraphFont"/>
    <w:link w:val="Footer"/>
    <w:uiPriority w:val="99"/>
    <w:rsid w:val="007C2310"/>
  </w:style>
  <w:style w:type="table" w:styleId="PlainTable4">
    <w:name w:val="Plain Table 4"/>
    <w:basedOn w:val="TableNormal"/>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101DD6"/>
    <w:pPr>
      <w:tabs>
        <w:tab w:val="right" w:leader="dot" w:pos="9628"/>
      </w:tabs>
      <w:spacing w:after="100"/>
    </w:pPr>
  </w:style>
  <w:style w:type="character" w:styleId="Hyperlink">
    <w:name w:val="Hyperlink"/>
    <w:basedOn w:val="DefaultParagraphFont"/>
    <w:uiPriority w:val="99"/>
    <w:unhideWhenUsed/>
    <w:rsid w:val="00397AEE"/>
    <w:rPr>
      <w:color w:val="0D2E46" w:themeColor="hyperlink"/>
      <w:u w:val="single"/>
    </w:rPr>
  </w:style>
  <w:style w:type="paragraph" w:styleId="TOC2">
    <w:name w:val="toc 2"/>
    <w:basedOn w:val="Normal"/>
    <w:next w:val="Normal"/>
    <w:autoRedefine/>
    <w:uiPriority w:val="39"/>
    <w:unhideWhenUsed/>
    <w:rsid w:val="00904800"/>
    <w:pPr>
      <w:spacing w:after="100"/>
      <w:ind w:left="200"/>
    </w:pPr>
  </w:style>
  <w:style w:type="character" w:styleId="PlaceholderText">
    <w:name w:val="Placeholder Text"/>
    <w:basedOn w:val="DefaultParagraphFont"/>
    <w:uiPriority w:val="99"/>
    <w:semiHidden/>
    <w:rsid w:val="00830CE9"/>
    <w:rPr>
      <w:color w:val="808080"/>
    </w:rPr>
  </w:style>
  <w:style w:type="paragraph" w:styleId="TOC3">
    <w:name w:val="toc 3"/>
    <w:basedOn w:val="Normal"/>
    <w:next w:val="Normal"/>
    <w:autoRedefine/>
    <w:uiPriority w:val="39"/>
    <w:unhideWhenUsed/>
    <w:rsid w:val="00101DD6"/>
    <w:pPr>
      <w:spacing w:after="100"/>
      <w:ind w:left="400"/>
    </w:pPr>
  </w:style>
  <w:style w:type="table" w:customStyle="1" w:styleId="Tabellasemplice41">
    <w:name w:val="Tabella semplice 41"/>
    <w:basedOn w:val="TableNormal"/>
    <w:next w:val="PlainTabl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FootnoteText">
    <w:name w:val="footnote text"/>
    <w:basedOn w:val="Normal"/>
    <w:link w:val="FootnoteTextChar"/>
    <w:uiPriority w:val="99"/>
    <w:semiHidden/>
    <w:unhideWhenUsed/>
    <w:rsid w:val="0061100D"/>
    <w:pPr>
      <w:spacing w:before="0" w:after="0" w:line="240" w:lineRule="auto"/>
    </w:pPr>
    <w:rPr>
      <w:sz w:val="20"/>
    </w:rPr>
  </w:style>
  <w:style w:type="character" w:customStyle="1" w:styleId="FootnoteTextChar">
    <w:name w:val="Footnote Text Char"/>
    <w:basedOn w:val="DefaultParagraphFont"/>
    <w:link w:val="FootnoteText"/>
    <w:uiPriority w:val="99"/>
    <w:semiHidden/>
    <w:rsid w:val="0061100D"/>
    <w:rPr>
      <w:rFonts w:ascii="Calibri" w:hAnsi="Calibri"/>
    </w:rPr>
  </w:style>
  <w:style w:type="character" w:styleId="FootnoteReference">
    <w:name w:val="footnote reference"/>
    <w:basedOn w:val="DefaultParagraphFont"/>
    <w:uiPriority w:val="99"/>
    <w:semiHidden/>
    <w:unhideWhenUsed/>
    <w:rsid w:val="0061100D"/>
    <w:rPr>
      <w:vertAlign w:val="superscript"/>
    </w:rPr>
  </w:style>
  <w:style w:type="character" w:customStyle="1" w:styleId="keyword">
    <w:name w:val="keyword"/>
    <w:basedOn w:val="DefaultParagraphFont"/>
    <w:rsid w:val="00A22E3F"/>
  </w:style>
  <w:style w:type="character" w:customStyle="1" w:styleId="op">
    <w:name w:val="op"/>
    <w:basedOn w:val="DefaultParagraphFont"/>
    <w:rsid w:val="00A22E3F"/>
  </w:style>
  <w:style w:type="character" w:customStyle="1" w:styleId="string">
    <w:name w:val="string"/>
    <w:basedOn w:val="DefaultParagraphFont"/>
    <w:rsid w:val="00A22E3F"/>
  </w:style>
  <w:style w:type="character" w:customStyle="1" w:styleId="webkit-html-attribute-name">
    <w:name w:val="webkit-html-attribute-name"/>
    <w:basedOn w:val="DefaultParagraphFont"/>
    <w:rsid w:val="00623AFA"/>
  </w:style>
  <w:style w:type="character" w:customStyle="1" w:styleId="webkit-html-attribute-value">
    <w:name w:val="webkit-html-attribute-value"/>
    <w:basedOn w:val="DefaultParagraphFont"/>
    <w:rsid w:val="00623AFA"/>
  </w:style>
  <w:style w:type="character" w:customStyle="1" w:styleId="comment">
    <w:name w:val="comment"/>
    <w:basedOn w:val="DefaultParagraphFont"/>
    <w:rsid w:val="00EC7DB3"/>
  </w:style>
  <w:style w:type="character" w:customStyle="1" w:styleId="func">
    <w:name w:val="func"/>
    <w:basedOn w:val="DefaultParagraphFont"/>
    <w:rsid w:val="00EC7DB3"/>
  </w:style>
  <w:style w:type="character" w:customStyle="1" w:styleId="UnresolvedMention">
    <w:name w:val="Unresolved Mention"/>
    <w:basedOn w:val="DefaultParagraphFont"/>
    <w:uiPriority w:val="99"/>
    <w:semiHidden/>
    <w:unhideWhenUsed/>
    <w:rsid w:val="00073BB1"/>
    <w:rPr>
      <w:color w:val="808080"/>
      <w:shd w:val="clear" w:color="auto" w:fill="E6E6E6"/>
    </w:rPr>
  </w:style>
  <w:style w:type="paragraph" w:styleId="BalloonText">
    <w:name w:val="Balloon Text"/>
    <w:basedOn w:val="Normal"/>
    <w:link w:val="BalloonTextChar"/>
    <w:uiPriority w:val="99"/>
    <w:semiHidden/>
    <w:unhideWhenUsed/>
    <w:rsid w:val="00C9014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1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44976192">
      <w:bodyDiv w:val="1"/>
      <w:marLeft w:val="0"/>
      <w:marRight w:val="0"/>
      <w:marTop w:val="0"/>
      <w:marBottom w:val="0"/>
      <w:divBdr>
        <w:top w:val="none" w:sz="0" w:space="0" w:color="auto"/>
        <w:left w:val="none" w:sz="0" w:space="0" w:color="auto"/>
        <w:bottom w:val="none" w:sz="0" w:space="0" w:color="auto"/>
        <w:right w:val="none" w:sz="0" w:space="0" w:color="auto"/>
      </w:divBdr>
    </w:div>
    <w:div w:id="151140559">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0341609">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25105954">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1004865925">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074743803">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0094129">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 w:id="207461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4/relationships/chartEx" Target="charts/chartEx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esktop\Tavola%20dei%20volumi.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Volumi!$A$2:$A$61</cx:f>
        <cx:lvl ptCount="60">
          <cx:pt idx="0">Esercizio Svolto</cx:pt>
          <cx:pt idx="1">Utilizzo</cx:pt>
          <cx:pt idx="2">Proposta</cx:pt>
          <cx:pt idx="3">Accesso</cx:pt>
          <cx:pt idx="4">Post</cx:pt>
          <cx:pt idx="5">Assegnamento</cx:pt>
          <cx:pt idx="6">Risposta</cx:pt>
          <cx:pt idx="7">Amicizia</cx:pt>
          <cx:pt idx="8">Cerchia</cx:pt>
          <cx:pt idx="9">Inserimento</cx:pt>
          <cx:pt idx="10">Suddivisione</cx:pt>
          <cx:pt idx="11">Possibilità accesso</cx:pt>
          <cx:pt idx="12">Thread</cx:pt>
          <cx:pt idx="13">Scheda allenamento</cx:pt>
          <cx:pt idx="14">Sede</cx:pt>
          <cx:pt idx="15">Contratto</cx:pt>
          <cx:pt idx="16">Interesse</cx:pt>
          <cx:pt idx="17">Rata</cx:pt>
          <cx:pt idx="18">Giudizio</cx:pt>
          <cx:pt idx="19">Cliente</cx:pt>
          <cx:pt idx="20">Misurazione</cx:pt>
          <cx:pt idx="21">Partecipante</cx:pt>
          <cx:pt idx="22">Tutor</cx:pt>
          <cx:pt idx="23">Integratore</cx:pt>
          <cx:pt idx="24">Link esterno</cx:pt>
          <cx:pt idx="25">Allegato</cx:pt>
          <cx:pt idx="26">Dieta personalizzata</cx:pt>
          <cx:pt idx="27">Acquisto</cx:pt>
          <cx:pt idx="28">Pagamento rateizzato</cx:pt>
          <cx:pt idx="29">Scheda alimentazione</cx:pt>
          <cx:pt idx="30">Prodotto</cx:pt>
          <cx:pt idx="31">Prodotto ordinato</cx:pt>
          <cx:pt idx="32">Magazzino</cx:pt>
          <cx:pt idx="33">Disponibilità</cx:pt>
          <cx:pt idx="34">Iscrizione</cx:pt>
          <cx:pt idx="35">Sfida</cx:pt>
          <cx:pt idx="36">Turno</cx:pt>
          <cx:pt idx="37">Ordine</cx:pt>
          <cx:pt idx="38">Armadietto</cx:pt>
          <cx:pt idx="39">Scheda alimentazione associata</cx:pt>
          <cx:pt idx="40">Macchinario</cx:pt>
          <cx:pt idx="41">Occupazione</cx:pt>
          <cx:pt idx="42">Calendario corso</cx:pt>
          <cx:pt idx="43">Corso</cx:pt>
          <cx:pt idx="44">Dipendente</cx:pt>
          <cx:pt idx="45">Istruttore</cx:pt>
          <cx:pt idx="46">Responsabile</cx:pt>
          <cx:pt idx="47">Esercizio</cx:pt>
          <cx:pt idx="48">Sessione</cx:pt>
          <cx:pt idx="49">Sala</cx:pt>
          <cx:pt idx="50">Potenziamento muscolare</cx:pt>
          <cx:pt idx="51">Attrezzatura</cx:pt>
          <cx:pt idx="52">Supporto</cx:pt>
          <cx:pt idx="53">Calendario centro</cx:pt>
          <cx:pt idx="54">Spogliatoio</cx:pt>
          <cx:pt idx="55">Attività</cx:pt>
          <cx:pt idx="56">Obiettivo</cx:pt>
          <cx:pt idx="57">Centro</cx:pt>
          <cx:pt idx="58">Fornitore</cx:pt>
          <cx:pt idx="59">Gruppo Muscolare</cx:pt>
        </cx:lvl>
      </cx:strDim>
      <cx:numDim type="size">
        <cx:f>Volumi!$C$2:$C$98</cx:f>
        <cx:lvl ptCount="97" formatCode="#.##0">
          <cx:pt idx="0">276480000</cx:pt>
          <cx:pt idx="1">138240000</cx:pt>
          <cx:pt idx="2">5760000</cx:pt>
          <cx:pt idx="3">3840000</cx:pt>
          <cx:pt idx="4">1600000</cx:pt>
          <cx:pt idx="5">1280000</cx:pt>
          <cx:pt idx="6">1280000</cx:pt>
          <cx:pt idx="7">800000</cx:pt>
          <cx:pt idx="8">800000</cx:pt>
          <cx:pt idx="9">800000</cx:pt>
          <cx:pt idx="10">720000</cx:pt>
          <cx:pt idx="11">640000</cx:pt>
          <cx:pt idx="12">640000</cx:pt>
          <cx:pt idx="13">240000</cx:pt>
          <cx:pt idx="14">192000</cx:pt>
          <cx:pt idx="15">160000</cx:pt>
          <cx:pt idx="16">160000</cx:pt>
          <cx:pt idx="17">120000</cx:pt>
          <cx:pt idx="18">107000</cx:pt>
          <cx:pt idx="19">80000</cx:pt>
          <cx:pt idx="20">80000</cx:pt>
          <cx:pt idx="21">80000</cx:pt>
          <cx:pt idx="22">80000</cx:pt>
          <cx:pt idx="23">74000</cx:pt>
          <cx:pt idx="24">64000</cx:pt>
          <cx:pt idx="25">64000</cx:pt>
          <cx:pt idx="26">60000</cx:pt>
          <cx:pt idx="27">40000</cx:pt>
          <cx:pt idx="28">40000</cx:pt>
          <cx:pt idx="29">40000</cx:pt>
          <cx:pt idx="30">40000</cx:pt>
          <cx:pt idx="31">40000</cx:pt>
          <cx:pt idx="32">34000</cx:pt>
          <cx:pt idx="33">30000</cx:pt>
          <cx:pt idx="34">20000</cx:pt>
          <cx:pt idx="35">16000</cx:pt>
          <cx:pt idx="36">4000</cx:pt>
          <cx:pt idx="37">3700</cx:pt>
          <cx:pt idx="38">3600</cx:pt>
          <cx:pt idx="39">3200</cx:pt>
          <cx:pt idx="40">2800</cx:pt>
          <cx:pt idx="41">2160</cx:pt>
          <cx:pt idx="42">1800</cx:pt>
          <cx:pt idx="43">1000</cx:pt>
          <cx:pt idx="44">800</cx:pt>
          <cx:pt idx="45">800</cx:pt>
          <cx:pt idx="46">760</cx:pt>
          <cx:pt idx="47">500</cx:pt>
          <cx:pt idx="48">480</cx:pt>
          <cx:pt idx="49">320</cx:pt>
          <cx:pt idx="50">300</cx:pt>
          <cx:pt idx="51">250</cx:pt>
          <cx:pt idx="52">250</cx:pt>
          <cx:pt idx="53">240</cx:pt>
          <cx:pt idx="54">180</cx:pt>
          <cx:pt idx="55">100</cx:pt>
          <cx:pt idx="56">50</cx:pt>
          <cx:pt idx="57">40</cx:pt>
          <cx:pt idx="58">30</cx:pt>
          <cx:pt idx="59">10</cx:pt>
        </cx:lvl>
      </cx:numDim>
    </cx:data>
  </cx:chartData>
  <cx:chart>
    <cx:title pos="t" align="ctr" overlay="0">
      <cx:tx>
        <cx:txData>
          <cx:v>Grafico dei Volumi Senza Relazioni (1,1)</cx:v>
        </cx:txData>
      </cx:tx>
      <cx:txPr>
        <a:bodyPr spcFirstLastPara="1" vertOverflow="ellipsis" horzOverflow="overflow" wrap="square" lIns="0" tIns="0" rIns="0" bIns="0" anchor="ctr" anchorCtr="1"/>
        <a:lstStyle/>
        <a:p>
          <a:pPr algn="ctr" rtl="0">
            <a:defRPr/>
          </a:pPr>
          <a:r>
            <a:rPr lang="it-IT" sz="1800" b="1" i="0" u="none" strike="noStrike" kern="1200" baseline="0">
              <a:solidFill>
                <a:sysClr val="windowText" lastClr="000000">
                  <a:lumMod val="75000"/>
                  <a:lumOff val="25000"/>
                </a:sysClr>
              </a:solidFill>
              <a:latin typeface="Calibri" panose="020F0502020204030204"/>
            </a:rPr>
            <a:t>Grafico dei Volumi Senza Relazioni (1,1)</a:t>
          </a:r>
        </a:p>
      </cx:txPr>
    </cx:title>
    <cx:plotArea>
      <cx:plotAreaRegion>
        <cx:series layoutId="treemap" uniqueId="{89AAF285-905F-469F-99E5-60098BD186DB}">
          <cx:dataLabels pos="ctr">
            <cx:numFmt formatCode="#.##" sourceLinked="0"/>
            <cx:visibility seriesName="0" categoryName="1" value="1"/>
            <cx:separator>, </cx:separator>
          </cx:dataLabels>
          <cx:dataId val="0"/>
          <cx:layoutPr>
            <cx:parentLabelLayout val="overlapping"/>
          </cx:layoutPr>
        </cx:series>
      </cx:plotAreaRegion>
    </cx:plotArea>
    <cx:legend pos="r" align="ctr" overlay="0">
      <cx:txPr>
        <a:bodyPr spcFirstLastPara="1" vertOverflow="ellipsis" horzOverflow="overflow" wrap="square" lIns="0" tIns="0" rIns="0" bIns="0" anchor="ctr" anchorCtr="1"/>
        <a:lstStyle/>
        <a:p>
          <a:pPr algn="ctr" rtl="0">
            <a:defRPr/>
          </a:pPr>
          <a:endParaRPr lang="it-IT" sz="900" b="0" i="0" u="none" strike="noStrike" baseline="0">
            <a:solidFill>
              <a:sysClr val="windowText" lastClr="000000">
                <a:lumMod val="75000"/>
                <a:lumOff val="25000"/>
              </a:sysClr>
            </a:solidFill>
            <a:latin typeface="Century Gothic" panose="020B0502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90C3E-6CDE-439B-8508-DC594A8B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4874</TotalTime>
  <Pages>71</Pages>
  <Words>23601</Words>
  <Characters>134529</Characters>
  <Application>Microsoft Office Word</Application>
  <DocSecurity>0</DocSecurity>
  <Lines>1121</Lines>
  <Paragraphs>315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Utente</cp:lastModifiedBy>
  <cp:revision>4</cp:revision>
  <dcterms:created xsi:type="dcterms:W3CDTF">2017-09-14T11:42:00Z</dcterms:created>
  <dcterms:modified xsi:type="dcterms:W3CDTF">2017-11-19T22:41:00Z</dcterms:modified>
</cp:coreProperties>
</file>